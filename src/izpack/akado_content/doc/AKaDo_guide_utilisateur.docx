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22"/>
          <w:lang w:val="fr-FR"/>
        </w:rPr>
        <w:id w:val="-1910070089"/>
        <w:docPartObj>
          <w:docPartGallery w:val="Cover Pages"/>
          <w:docPartUnique/>
        </w:docPartObj>
      </w:sdtPr>
      <w:sdtEndPr>
        <w:rPr>
          <w:rFonts w:eastAsiaTheme="majorEastAsia" w:cstheme="majorBidi"/>
          <w:sz w:val="26"/>
          <w:szCs w:val="26"/>
        </w:rPr>
      </w:sdtEndPr>
      <w:sdtContent>
        <w:tbl>
          <w:tblPr>
            <w:tblStyle w:val="Grilledutableau"/>
            <w:tblW w:w="5636" w:type="pct"/>
            <w:jc w:val="center"/>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firstRow="1" w:lastRow="1" w:firstColumn="1" w:lastColumn="1" w:noHBand="0" w:noVBand="0"/>
          </w:tblPr>
          <w:tblGrid>
            <w:gridCol w:w="1962"/>
            <w:gridCol w:w="9162"/>
          </w:tblGrid>
          <w:tr w:rsidR="005A5297" w:rsidRPr="00A42626" w:rsidTr="004279A0">
            <w:trPr>
              <w:trHeight w:val="3960"/>
              <w:jc w:val="center"/>
            </w:trPr>
            <w:tc>
              <w:tcPr>
                <w:tcW w:w="882" w:type="pct"/>
                <w:tcBorders>
                  <w:top w:val="nil"/>
                  <w:left w:val="nil"/>
                  <w:bottom w:val="nil"/>
                  <w:right w:val="nil"/>
                </w:tcBorders>
                <w:shd w:val="clear" w:color="auto" w:fill="auto"/>
              </w:tcPr>
              <w:p w:rsidR="005A5297" w:rsidRPr="00A42626" w:rsidRDefault="005A5297">
                <w:pPr>
                  <w:pStyle w:val="Sansinterligne"/>
                  <w:rPr>
                    <w:lang w:val="fr-FR"/>
                  </w:rPr>
                </w:pPr>
              </w:p>
            </w:tc>
            <w:tc>
              <w:tcPr>
                <w:tcW w:w="4118" w:type="pct"/>
                <w:tcBorders>
                  <w:top w:val="nil"/>
                  <w:left w:val="nil"/>
                  <w:bottom w:val="nil"/>
                  <w:right w:val="nil"/>
                </w:tcBorders>
                <w:shd w:val="clear" w:color="auto" w:fill="auto"/>
                <w:tcMar>
                  <w:left w:w="115" w:type="dxa"/>
                  <w:bottom w:w="115" w:type="dxa"/>
                </w:tcMar>
                <w:vAlign w:val="bottom"/>
              </w:tcPr>
              <w:p w:rsidR="005A5297" w:rsidRPr="00A42626" w:rsidRDefault="003F601A" w:rsidP="00690AE3">
                <w:pPr>
                  <w:pStyle w:val="Titre"/>
                  <w:rPr>
                    <w:rFonts w:eastAsiaTheme="majorEastAsia"/>
                    <w:sz w:val="120"/>
                    <w:szCs w:val="120"/>
                    <w:lang w:val="fr-FR"/>
                  </w:rPr>
                </w:pPr>
                <w:r w:rsidRPr="00A42626">
                  <w:rPr>
                    <w:rFonts w:eastAsiaTheme="majorEastAsia"/>
                    <w:noProof/>
                    <w:lang w:val="fr-FR" w:eastAsia="fr-FR"/>
                  </w:rPr>
                  <w:drawing>
                    <wp:inline distT="0" distB="0" distL="0" distR="0" wp14:anchorId="559D52DC" wp14:editId="0F80B773">
                      <wp:extent cx="5480000" cy="28800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t="8513" b="4498"/>
                              <a:stretch>
                                <a:fillRect/>
                              </a:stretch>
                            </pic:blipFill>
                            <pic:spPr bwMode="auto">
                              <a:xfrm>
                                <a:off x="0" y="0"/>
                                <a:ext cx="5480000" cy="2880000"/>
                              </a:xfrm>
                              <a:prstGeom prst="rect">
                                <a:avLst/>
                              </a:prstGeom>
                              <a:solidFill>
                                <a:srgbClr val="FFFFFF"/>
                              </a:solidFill>
                              <a:ln w="9525">
                                <a:noFill/>
                                <a:miter lim="800000"/>
                                <a:headEnd/>
                                <a:tailEnd/>
                              </a:ln>
                            </pic:spPr>
                          </pic:pic>
                        </a:graphicData>
                      </a:graphic>
                    </wp:inline>
                  </w:drawing>
                </w:r>
                <w:r w:rsidRPr="00A42626">
                  <w:rPr>
                    <w:rFonts w:eastAsiaTheme="majorEastAsia"/>
                    <w:noProof/>
                    <w:lang w:val="fr-FR" w:eastAsia="fr-FR"/>
                  </w:rPr>
                  <w:drawing>
                    <wp:anchor distT="0" distB="0" distL="114300" distR="114300" simplePos="0" relativeHeight="251656704" behindDoc="0" locked="0" layoutInCell="1" allowOverlap="1" wp14:anchorId="580A79C3" wp14:editId="24EE1684">
                      <wp:simplePos x="0" y="0"/>
                      <wp:positionH relativeFrom="column">
                        <wp:posOffset>675640</wp:posOffset>
                      </wp:positionH>
                      <wp:positionV relativeFrom="paragraph">
                        <wp:posOffset>-1641475</wp:posOffset>
                      </wp:positionV>
                      <wp:extent cx="3050540" cy="901065"/>
                      <wp:effectExtent l="19050" t="0" r="0" b="0"/>
                      <wp:wrapSquare wrapText="bothSides"/>
                      <wp:docPr id="12" name="Image 11" descr="akado-logo-medi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logo-medium.png"/>
                              <pic:cNvPicPr/>
                            </pic:nvPicPr>
                            <pic:blipFill>
                              <a:blip r:embed="rId13"/>
                              <a:stretch>
                                <a:fillRect/>
                              </a:stretch>
                            </pic:blipFill>
                            <pic:spPr>
                              <a:xfrm>
                                <a:off x="0" y="0"/>
                                <a:ext cx="3050540" cy="901065"/>
                              </a:xfrm>
                              <a:prstGeom prst="rect">
                                <a:avLst/>
                              </a:prstGeom>
                            </pic:spPr>
                          </pic:pic>
                        </a:graphicData>
                      </a:graphic>
                    </wp:anchor>
                  </w:drawing>
                </w:r>
                <w:sdt>
                  <w:sdtPr>
                    <w:rPr>
                      <w:rFonts w:eastAsiaTheme="majorEastAsia"/>
                      <w:lang w:val="fr-FR"/>
                    </w:rPr>
                    <w:alias w:val="Titre"/>
                    <w:id w:val="541102321"/>
                    <w:dataBinding w:prefixMappings="xmlns:ns0='http://schemas.openxmlformats.org/package/2006/metadata/core-properties' xmlns:ns1='http://purl.org/dc/elements/1.1/'" w:xpath="/ns0:coreProperties[1]/ns1:title[1]" w:storeItemID="{6C3C8BC8-F283-45AE-878A-BAB7291924A1}"/>
                    <w:text/>
                  </w:sdtPr>
                  <w:sdtEndPr/>
                  <w:sdtContent>
                    <w:r w:rsidR="00BA78E7">
                      <w:rPr>
                        <w:rFonts w:eastAsiaTheme="majorEastAsia"/>
                        <w:lang w:val="fr-FR"/>
                      </w:rPr>
                      <w:t>AKaDo 2.0 Guide utilisateur</w:t>
                    </w:r>
                  </w:sdtContent>
                </w:sdt>
              </w:p>
            </w:tc>
          </w:tr>
          <w:tr w:rsidR="005A5297" w:rsidRPr="00A42626" w:rsidTr="004279A0">
            <w:trPr>
              <w:jc w:val="center"/>
            </w:trPr>
            <w:tc>
              <w:tcPr>
                <w:tcW w:w="882" w:type="pct"/>
                <w:tcBorders>
                  <w:top w:val="nil"/>
                  <w:left w:val="nil"/>
                  <w:bottom w:val="nil"/>
                  <w:right w:val="nil"/>
                </w:tcBorders>
                <w:shd w:val="clear" w:color="auto" w:fill="auto"/>
              </w:tcPr>
              <w:p w:rsidR="005A5297" w:rsidRPr="00A42626" w:rsidRDefault="005A5297">
                <w:pPr>
                  <w:pStyle w:val="Sansinterligne"/>
                  <w:rPr>
                    <w:color w:val="EBDDC3" w:themeColor="background2"/>
                    <w:lang w:val="fr-FR"/>
                  </w:rPr>
                </w:pPr>
              </w:p>
            </w:tc>
            <w:tc>
              <w:tcPr>
                <w:tcW w:w="4118" w:type="pct"/>
                <w:tcBorders>
                  <w:top w:val="nil"/>
                  <w:left w:val="nil"/>
                  <w:bottom w:val="nil"/>
                  <w:right w:val="nil"/>
                </w:tcBorders>
                <w:shd w:val="clear" w:color="auto" w:fill="auto"/>
                <w:tcMar>
                  <w:left w:w="72" w:type="dxa"/>
                  <w:bottom w:w="216" w:type="dxa"/>
                  <w:right w:w="0" w:type="dxa"/>
                </w:tcMar>
                <w:vAlign w:val="bottom"/>
              </w:tcPr>
              <w:p w:rsidR="005A5297" w:rsidRPr="00A42626" w:rsidRDefault="005A5297">
                <w:pPr>
                  <w:rPr>
                    <w:lang w:val="fr-FR"/>
                  </w:rPr>
                </w:pPr>
              </w:p>
            </w:tc>
          </w:tr>
          <w:tr w:rsidR="005A5297" w:rsidRPr="000A6663" w:rsidTr="004279A0">
            <w:trPr>
              <w:trHeight w:val="864"/>
              <w:jc w:val="center"/>
            </w:trPr>
            <w:tc>
              <w:tcPr>
                <w:tcW w:w="882" w:type="pct"/>
                <w:tcBorders>
                  <w:top w:val="nil"/>
                  <w:left w:val="nil"/>
                  <w:bottom w:val="nil"/>
                </w:tcBorders>
                <w:shd w:val="clear" w:color="auto" w:fill="DD8047" w:themeFill="accent2"/>
                <w:vAlign w:val="center"/>
              </w:tcPr>
              <w:p w:rsidR="005A5297" w:rsidRPr="00A42626" w:rsidRDefault="00A734D5">
                <w:pPr>
                  <w:pStyle w:val="Sansinterligne"/>
                  <w:jc w:val="center"/>
                  <w:rPr>
                    <w:color w:val="FFFFFF" w:themeColor="background1"/>
                    <w:sz w:val="32"/>
                    <w:szCs w:val="32"/>
                    <w:lang w:val="fr-FR"/>
                  </w:rPr>
                </w:pPr>
                <w:sdt>
                  <w:sdtPr>
                    <w:rPr>
                      <w:color w:val="FFFFFF" w:themeColor="background1"/>
                      <w:sz w:val="32"/>
                      <w:szCs w:val="32"/>
                      <w:lang w:val="fr-FR"/>
                    </w:rPr>
                    <w:alias w:val="Date"/>
                    <w:id w:val="541102334"/>
                    <w:date w:fullDate="2016-04-19T00:00:00Z">
                      <w:dateFormat w:val="dd/MM/yyyy"/>
                      <w:lid w:val="fr-FR"/>
                      <w:storeMappedDataAs w:val="dateTime"/>
                      <w:calendar w:val="gregorian"/>
                    </w:date>
                  </w:sdtPr>
                  <w:sdtEndPr/>
                  <w:sdtContent>
                    <w:r w:rsidR="007F0AF0">
                      <w:rPr>
                        <w:color w:val="FFFFFF" w:themeColor="background1"/>
                        <w:sz w:val="32"/>
                        <w:szCs w:val="32"/>
                        <w:lang w:val="fr-FR"/>
                      </w:rPr>
                      <w:t>19/04/2016</w:t>
                    </w:r>
                  </w:sdtContent>
                </w:sdt>
              </w:p>
            </w:tc>
            <w:tc>
              <w:tcPr>
                <w:tcW w:w="4118" w:type="pct"/>
                <w:tcBorders>
                  <w:top w:val="nil"/>
                  <w:bottom w:val="nil"/>
                  <w:right w:val="nil"/>
                </w:tcBorders>
                <w:shd w:val="clear" w:color="auto" w:fill="94B6D2" w:themeFill="accent1"/>
                <w:tcMar>
                  <w:left w:w="216" w:type="dxa"/>
                </w:tcMar>
                <w:vAlign w:val="center"/>
              </w:tcPr>
              <w:p w:rsidR="005A5297" w:rsidRPr="00A42626" w:rsidRDefault="00A734D5" w:rsidP="002B1C19">
                <w:pPr>
                  <w:pStyle w:val="Sansinterligne"/>
                  <w:rPr>
                    <w:color w:val="FFFFFF" w:themeColor="background1"/>
                    <w:sz w:val="40"/>
                    <w:szCs w:val="40"/>
                    <w:lang w:val="fr-FR"/>
                  </w:rPr>
                </w:pPr>
                <w:sdt>
                  <w:sdtPr>
                    <w:rPr>
                      <w:color w:val="FFFFFF" w:themeColor="background1"/>
                      <w:sz w:val="40"/>
                      <w:szCs w:val="40"/>
                      <w:lang w:val="fr-FR"/>
                    </w:rPr>
                    <w:alias w:val="Sous-titre"/>
                    <w:id w:val="541102329"/>
                    <w:dataBinding w:prefixMappings="xmlns:ns0='http://schemas.openxmlformats.org/package/2006/metadata/core-properties' xmlns:ns1='http://purl.org/dc/elements/1.1/'" w:xpath="/ns0:coreProperties[1]/ns1:subject[1]" w:storeItemID="{6C3C8BC8-F283-45AE-878A-BAB7291924A1}"/>
                    <w:text/>
                  </w:sdtPr>
                  <w:sdtEndPr/>
                  <w:sdtContent>
                    <w:r w:rsidR="00BA78E7">
                      <w:rPr>
                        <w:color w:val="FFFFFF" w:themeColor="background1"/>
                        <w:sz w:val="40"/>
                        <w:szCs w:val="40"/>
                        <w:lang w:val="fr-FR"/>
                      </w:rPr>
                      <w:t>ANALYSE DE LA QUALITE DE LA DONNEE POUR AVDTH</w:t>
                    </w:r>
                  </w:sdtContent>
                </w:sdt>
              </w:p>
            </w:tc>
          </w:tr>
          <w:tr w:rsidR="005A5297" w:rsidRPr="00BA78E7" w:rsidTr="004279A0">
            <w:trPr>
              <w:jc w:val="center"/>
            </w:trPr>
            <w:tc>
              <w:tcPr>
                <w:tcW w:w="882" w:type="pct"/>
                <w:tcBorders>
                  <w:top w:val="nil"/>
                  <w:left w:val="nil"/>
                  <w:bottom w:val="nil"/>
                  <w:right w:val="nil"/>
                </w:tcBorders>
                <w:shd w:val="clear" w:color="auto" w:fill="auto"/>
                <w:vAlign w:val="center"/>
              </w:tcPr>
              <w:p w:rsidR="005A5297" w:rsidRPr="00A42626" w:rsidRDefault="005A5297">
                <w:pPr>
                  <w:pStyle w:val="Sansinterligne"/>
                  <w:rPr>
                    <w:color w:val="FFFFFF" w:themeColor="background1"/>
                    <w:sz w:val="36"/>
                    <w:szCs w:val="36"/>
                    <w:lang w:val="fr-FR"/>
                  </w:rPr>
                </w:pPr>
              </w:p>
            </w:tc>
            <w:tc>
              <w:tcPr>
                <w:tcW w:w="4118" w:type="pct"/>
                <w:tcBorders>
                  <w:top w:val="nil"/>
                  <w:left w:val="nil"/>
                  <w:bottom w:val="nil"/>
                  <w:right w:val="nil"/>
                </w:tcBorders>
                <w:shd w:val="clear" w:color="auto" w:fill="auto"/>
                <w:tcMar>
                  <w:top w:w="432" w:type="dxa"/>
                  <w:left w:w="216" w:type="dxa"/>
                  <w:right w:w="432" w:type="dxa"/>
                </w:tcMar>
              </w:tcPr>
              <w:p w:rsidR="005A5297" w:rsidRPr="00A42626" w:rsidRDefault="00032C38" w:rsidP="00032C38">
                <w:pPr>
                  <w:pStyle w:val="Sansinterligne"/>
                  <w:spacing w:line="360" w:lineRule="auto"/>
                  <w:rPr>
                    <w:rFonts w:asciiTheme="majorHAnsi" w:eastAsiaTheme="majorEastAsia" w:hAnsiTheme="majorHAnsi" w:cstheme="majorBidi"/>
                    <w:i/>
                    <w:iCs/>
                    <w:color w:val="775F55" w:themeColor="text2"/>
                    <w:sz w:val="26"/>
                    <w:szCs w:val="26"/>
                    <w:lang w:val="fr-FR"/>
                  </w:rPr>
                </w:pPr>
                <w:r w:rsidRPr="00A42626">
                  <w:rPr>
                    <w:rFonts w:asciiTheme="majorHAnsi" w:eastAsiaTheme="majorEastAsia" w:hAnsiTheme="majorHAnsi" w:cstheme="majorBidi"/>
                    <w:noProof/>
                    <w:sz w:val="26"/>
                    <w:szCs w:val="26"/>
                    <w:lang w:val="fr-FR" w:eastAsia="fr-FR"/>
                  </w:rPr>
                  <w:drawing>
                    <wp:anchor distT="0" distB="0" distL="114935" distR="114935" simplePos="0" relativeHeight="251655680" behindDoc="0" locked="0" layoutInCell="1" allowOverlap="1" wp14:anchorId="5CE29646" wp14:editId="7BABF0D7">
                      <wp:simplePos x="0" y="0"/>
                      <wp:positionH relativeFrom="column">
                        <wp:posOffset>-5715</wp:posOffset>
                      </wp:positionH>
                      <wp:positionV relativeFrom="paragraph">
                        <wp:posOffset>268605</wp:posOffset>
                      </wp:positionV>
                      <wp:extent cx="1075055" cy="609600"/>
                      <wp:effectExtent l="0" t="0" r="0" b="0"/>
                      <wp:wrapTight wrapText="bothSides">
                        <wp:wrapPolygon edited="0">
                          <wp:start x="0" y="0"/>
                          <wp:lineTo x="0" y="20925"/>
                          <wp:lineTo x="21051" y="20925"/>
                          <wp:lineTo x="21051" y="0"/>
                          <wp:lineTo x="0" y="0"/>
                        </wp:wrapPolygon>
                      </wp:wrapTight>
                      <wp:docPr id="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srcRect l="2308" t="3031" r="1"/>
                              <a:stretch/>
                            </pic:blipFill>
                            <pic:spPr bwMode="auto">
                              <a:xfrm>
                                <a:off x="0" y="0"/>
                                <a:ext cx="1075055" cy="609600"/>
                              </a:xfrm>
                              <a:prstGeom prst="rect">
                                <a:avLst/>
                              </a:prstGeom>
                              <a:solidFill>
                                <a:srgbClr val="FFFFFF"/>
                              </a:solid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42626">
                  <w:rPr>
                    <w:rFonts w:asciiTheme="majorHAnsi" w:eastAsiaTheme="majorEastAsia" w:hAnsiTheme="majorHAnsi" w:cstheme="majorBidi"/>
                    <w:i/>
                    <w:iCs/>
                    <w:noProof/>
                    <w:color w:val="775F55" w:themeColor="text2"/>
                    <w:sz w:val="26"/>
                    <w:szCs w:val="26"/>
                    <w:lang w:val="fr-FR" w:eastAsia="fr-FR"/>
                  </w:rPr>
                  <w:drawing>
                    <wp:anchor distT="0" distB="0" distL="114935" distR="114935" simplePos="0" relativeHeight="251659776" behindDoc="1" locked="0" layoutInCell="1" allowOverlap="1" wp14:anchorId="0E435A26" wp14:editId="48E628D0">
                      <wp:simplePos x="0" y="0"/>
                      <wp:positionH relativeFrom="column">
                        <wp:posOffset>1691640</wp:posOffset>
                      </wp:positionH>
                      <wp:positionV relativeFrom="paragraph">
                        <wp:posOffset>217170</wp:posOffset>
                      </wp:positionV>
                      <wp:extent cx="1352550" cy="626745"/>
                      <wp:effectExtent l="19050" t="0" r="0" b="0"/>
                      <wp:wrapSquare wrapText="bothSides"/>
                      <wp:docPr id="1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l="4146" b="11906"/>
                              <a:stretch>
                                <a:fillRect/>
                              </a:stretch>
                            </pic:blipFill>
                            <pic:spPr bwMode="auto">
                              <a:xfrm>
                                <a:off x="0" y="0"/>
                                <a:ext cx="1352550" cy="626745"/>
                              </a:xfrm>
                              <a:prstGeom prst="rect">
                                <a:avLst/>
                              </a:prstGeom>
                              <a:solidFill>
                                <a:srgbClr val="FFFFFF"/>
                              </a:solidFill>
                              <a:ln w="9525">
                                <a:noFill/>
                                <a:miter lim="800000"/>
                                <a:headEnd/>
                                <a:tailEnd/>
                              </a:ln>
                            </pic:spPr>
                          </pic:pic>
                        </a:graphicData>
                      </a:graphic>
                    </wp:anchor>
                  </w:drawing>
                </w:r>
                <w:r w:rsidRPr="00A42626">
                  <w:rPr>
                    <w:rFonts w:eastAsiaTheme="majorEastAsia" w:cstheme="majorBidi"/>
                    <w:noProof/>
                    <w:sz w:val="26"/>
                    <w:szCs w:val="26"/>
                    <w:lang w:val="fr-FR" w:eastAsia="fr-FR"/>
                  </w:rPr>
                  <w:drawing>
                    <wp:anchor distT="0" distB="0" distL="114300" distR="114300" simplePos="0" relativeHeight="251663872" behindDoc="0" locked="0" layoutInCell="1" allowOverlap="1" wp14:anchorId="40B89891" wp14:editId="04C1C6D3">
                      <wp:simplePos x="0" y="0"/>
                      <wp:positionH relativeFrom="column">
                        <wp:posOffset>3702685</wp:posOffset>
                      </wp:positionH>
                      <wp:positionV relativeFrom="paragraph">
                        <wp:posOffset>109855</wp:posOffset>
                      </wp:positionV>
                      <wp:extent cx="1079820" cy="90000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CF.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79820" cy="900000"/>
                              </a:xfrm>
                              <a:prstGeom prst="rect">
                                <a:avLst/>
                              </a:prstGeom>
                            </pic:spPr>
                          </pic:pic>
                        </a:graphicData>
                      </a:graphic>
                      <wp14:sizeRelH relativeFrom="margin">
                        <wp14:pctWidth>0</wp14:pctWidth>
                      </wp14:sizeRelH>
                      <wp14:sizeRelV relativeFrom="margin">
                        <wp14:pctHeight>0</wp14:pctHeight>
                      </wp14:sizeRelV>
                    </wp:anchor>
                  </w:drawing>
                </w:r>
                <w:r w:rsidR="00E14EBC" w:rsidRPr="00A42626">
                  <w:rPr>
                    <w:rFonts w:eastAsiaTheme="majorEastAsia" w:cstheme="majorBidi"/>
                    <w:sz w:val="26"/>
                    <w:szCs w:val="26"/>
                    <w:lang w:val="fr-FR"/>
                  </w:rPr>
                  <w:t xml:space="preserve">  </w:t>
                </w:r>
              </w:p>
            </w:tc>
          </w:tr>
        </w:tbl>
      </w:sdtContent>
    </w:sdt>
    <w:p w:rsidR="003F1752" w:rsidRPr="00A42626" w:rsidRDefault="00CB4D2D" w:rsidP="00CB4D2D">
      <w:pPr>
        <w:tabs>
          <w:tab w:val="left" w:pos="4280"/>
        </w:tabs>
        <w:rPr>
          <w:lang w:val="fr-FR"/>
        </w:rPr>
        <w:sectPr w:rsidR="003F1752" w:rsidRPr="00A42626" w:rsidSect="00694AB1">
          <w:headerReference w:type="even" r:id="rId17"/>
          <w:headerReference w:type="default" r:id="rId18"/>
          <w:footerReference w:type="even" r:id="rId19"/>
          <w:footerReference w:type="default" r:id="rId20"/>
          <w:headerReference w:type="first" r:id="rId21"/>
          <w:footerReference w:type="first" r:id="rId22"/>
          <w:type w:val="oddPage"/>
          <w:pgSz w:w="11907" w:h="16839" w:code="9"/>
          <w:pgMar w:top="1134" w:right="1134" w:bottom="1134" w:left="1134" w:header="709" w:footer="709" w:gutter="0"/>
          <w:pgNumType w:start="0"/>
          <w:cols w:space="720"/>
          <w:titlePg/>
          <w:docGrid w:linePitch="360"/>
        </w:sectPr>
      </w:pPr>
      <w:r w:rsidRPr="00A42626">
        <w:rPr>
          <w:lang w:val="fr-FR"/>
        </w:rPr>
        <w:tab/>
      </w:r>
    </w:p>
    <w:sdt>
      <w:sdtPr>
        <w:rPr>
          <w:lang w:val="fr-FR"/>
        </w:rPr>
        <w:id w:val="12134752"/>
        <w:dataBinding w:prefixMappings="xmlns:ns0='http://schemas.openxmlformats.org/package/2006/metadata/core-properties' xmlns:ns1='http://purl.org/dc/elements/1.1/'" w:xpath="/ns0:coreProperties[1]/ns1:title[1]" w:storeItemID="{6C3C8BC8-F283-45AE-878A-BAB7291924A1}"/>
        <w:text/>
      </w:sdtPr>
      <w:sdtEndPr/>
      <w:sdtContent>
        <w:p w:rsidR="005A5297" w:rsidRPr="00A42626" w:rsidRDefault="00BA78E7">
          <w:pPr>
            <w:pStyle w:val="Titre"/>
            <w:rPr>
              <w:lang w:val="fr-FR"/>
            </w:rPr>
          </w:pPr>
          <w:r>
            <w:rPr>
              <w:lang w:val="fr-FR"/>
            </w:rPr>
            <w:t>AKaDo 2.0 Guide utilisateur</w:t>
          </w:r>
        </w:p>
      </w:sdtContent>
    </w:sdt>
    <w:p w:rsidR="000A4441" w:rsidRPr="00A42626" w:rsidRDefault="000A4441" w:rsidP="000A4441">
      <w:pPr>
        <w:pStyle w:val="Sous-titre"/>
        <w:rPr>
          <w:lang w:val="fr-FR"/>
        </w:rPr>
      </w:pPr>
      <w:r w:rsidRPr="00A42626">
        <w:rPr>
          <w:lang w:val="fr-FR"/>
        </w:rPr>
        <w:t xml:space="preserve">ANALYSE DE LA QUALITE DE LA DONNEE POUR AVDTH </w:t>
      </w:r>
    </w:p>
    <w:sdt>
      <w:sdtPr>
        <w:rPr>
          <w:rFonts w:asciiTheme="minorHAnsi" w:eastAsiaTheme="minorEastAsia" w:hAnsiTheme="minorHAnsi" w:cstheme="minorBidi"/>
          <w:b w:val="0"/>
          <w:bCs w:val="0"/>
          <w:caps w:val="0"/>
          <w:color w:val="auto"/>
          <w:spacing w:val="0"/>
          <w:sz w:val="23"/>
          <w:szCs w:val="23"/>
          <w:lang w:val="fr-FR"/>
        </w:rPr>
        <w:id w:val="870021"/>
        <w:docPartObj>
          <w:docPartGallery w:val="Table of Contents"/>
          <w:docPartUnique/>
        </w:docPartObj>
      </w:sdtPr>
      <w:sdtEndPr>
        <w:rPr>
          <w:rFonts w:ascii="Times New Roman" w:hAnsi="Times New Roman"/>
          <w:sz w:val="22"/>
        </w:rPr>
      </w:sdtEndPr>
      <w:sdtContent>
        <w:p w:rsidR="00694AB1" w:rsidRPr="00A42626" w:rsidRDefault="00DE45EB" w:rsidP="000A4441">
          <w:pPr>
            <w:pStyle w:val="Sous-titre"/>
            <w:rPr>
              <w:lang w:val="fr-FR"/>
            </w:rPr>
          </w:pPr>
          <w:r w:rsidRPr="00A42626">
            <w:rPr>
              <w:rStyle w:val="TitreCar"/>
              <w:sz w:val="48"/>
              <w:szCs w:val="48"/>
              <w:lang w:val="fr-FR"/>
            </w:rPr>
            <w:t>Sommaire</w:t>
          </w:r>
        </w:p>
        <w:p w:rsidR="00484726" w:rsidRPr="00A42626" w:rsidRDefault="00612CCE">
          <w:pPr>
            <w:pStyle w:val="TM1"/>
            <w:rPr>
              <w:rFonts w:asciiTheme="minorHAnsi" w:hAnsiTheme="minorHAnsi"/>
              <w:b w:val="0"/>
              <w:bCs w:val="0"/>
              <w:caps w:val="0"/>
              <w:color w:val="auto"/>
              <w:szCs w:val="22"/>
              <w:lang w:val="fr-FR" w:eastAsia="fr-FR"/>
            </w:rPr>
          </w:pPr>
          <w:r w:rsidRPr="00A42626">
            <w:rPr>
              <w:lang w:val="fr-FR"/>
            </w:rPr>
            <w:fldChar w:fldCharType="begin"/>
          </w:r>
          <w:r w:rsidR="00694AB1" w:rsidRPr="00A42626">
            <w:rPr>
              <w:lang w:val="fr-FR"/>
            </w:rPr>
            <w:instrText xml:space="preserve"> TOC \o "1-1" \h \z \u </w:instrText>
          </w:r>
          <w:r w:rsidRPr="00A42626">
            <w:rPr>
              <w:lang w:val="fr-FR"/>
            </w:rPr>
            <w:fldChar w:fldCharType="separate"/>
          </w:r>
          <w:hyperlink w:anchor="_Toc445880893" w:history="1">
            <w:r w:rsidR="00484726" w:rsidRPr="00A42626">
              <w:rPr>
                <w:rStyle w:val="Lienhypertexte"/>
                <w:lang w:val="fr-FR"/>
              </w:rPr>
              <w:t>Introduction</w:t>
            </w:r>
            <w:r w:rsidR="00484726" w:rsidRPr="00A42626">
              <w:rPr>
                <w:webHidden/>
                <w:lang w:val="fr-FR"/>
              </w:rPr>
              <w:tab/>
            </w:r>
            <w:r w:rsidR="00484726" w:rsidRPr="00A42626">
              <w:rPr>
                <w:webHidden/>
                <w:lang w:val="fr-FR"/>
              </w:rPr>
              <w:fldChar w:fldCharType="begin"/>
            </w:r>
            <w:r w:rsidR="00484726" w:rsidRPr="00A42626">
              <w:rPr>
                <w:webHidden/>
                <w:lang w:val="fr-FR"/>
              </w:rPr>
              <w:instrText xml:space="preserve"> PAGEREF _Toc445880893 \h </w:instrText>
            </w:r>
            <w:r w:rsidR="00484726" w:rsidRPr="00A42626">
              <w:rPr>
                <w:webHidden/>
                <w:lang w:val="fr-FR"/>
              </w:rPr>
            </w:r>
            <w:r w:rsidR="00484726" w:rsidRPr="00A42626">
              <w:rPr>
                <w:webHidden/>
                <w:lang w:val="fr-FR"/>
              </w:rPr>
              <w:fldChar w:fldCharType="separate"/>
            </w:r>
            <w:r w:rsidR="006A2C3D">
              <w:rPr>
                <w:webHidden/>
                <w:lang w:val="fr-FR"/>
              </w:rPr>
              <w:t>2</w:t>
            </w:r>
            <w:r w:rsidR="00484726" w:rsidRPr="00A42626">
              <w:rPr>
                <w:webHidden/>
                <w:lang w:val="fr-FR"/>
              </w:rPr>
              <w:fldChar w:fldCharType="end"/>
            </w:r>
          </w:hyperlink>
        </w:p>
        <w:p w:rsidR="00484726" w:rsidRPr="00A42626" w:rsidRDefault="00A734D5">
          <w:pPr>
            <w:pStyle w:val="TM1"/>
            <w:rPr>
              <w:rFonts w:asciiTheme="minorHAnsi" w:hAnsiTheme="minorHAnsi"/>
              <w:b w:val="0"/>
              <w:bCs w:val="0"/>
              <w:caps w:val="0"/>
              <w:color w:val="auto"/>
              <w:szCs w:val="22"/>
              <w:lang w:val="fr-FR" w:eastAsia="fr-FR"/>
            </w:rPr>
          </w:pPr>
          <w:hyperlink w:anchor="_Toc445880894" w:history="1">
            <w:r w:rsidR="00484726" w:rsidRPr="00A42626">
              <w:rPr>
                <w:rStyle w:val="Lienhypertexte"/>
                <w:lang w:val="fr-FR"/>
              </w:rPr>
              <w:t>Installation</w:t>
            </w:r>
            <w:r w:rsidR="00484726" w:rsidRPr="00A42626">
              <w:rPr>
                <w:webHidden/>
                <w:lang w:val="fr-FR"/>
              </w:rPr>
              <w:tab/>
            </w:r>
            <w:r w:rsidR="00484726" w:rsidRPr="00A42626">
              <w:rPr>
                <w:webHidden/>
                <w:lang w:val="fr-FR"/>
              </w:rPr>
              <w:fldChar w:fldCharType="begin"/>
            </w:r>
            <w:r w:rsidR="00484726" w:rsidRPr="00A42626">
              <w:rPr>
                <w:webHidden/>
                <w:lang w:val="fr-FR"/>
              </w:rPr>
              <w:instrText xml:space="preserve"> PAGEREF _Toc445880894 \h </w:instrText>
            </w:r>
            <w:r w:rsidR="00484726" w:rsidRPr="00A42626">
              <w:rPr>
                <w:webHidden/>
                <w:lang w:val="fr-FR"/>
              </w:rPr>
            </w:r>
            <w:r w:rsidR="00484726" w:rsidRPr="00A42626">
              <w:rPr>
                <w:webHidden/>
                <w:lang w:val="fr-FR"/>
              </w:rPr>
              <w:fldChar w:fldCharType="separate"/>
            </w:r>
            <w:r w:rsidR="006A2C3D">
              <w:rPr>
                <w:webHidden/>
                <w:lang w:val="fr-FR"/>
              </w:rPr>
              <w:t>3</w:t>
            </w:r>
            <w:r w:rsidR="00484726" w:rsidRPr="00A42626">
              <w:rPr>
                <w:webHidden/>
                <w:lang w:val="fr-FR"/>
              </w:rPr>
              <w:fldChar w:fldCharType="end"/>
            </w:r>
          </w:hyperlink>
        </w:p>
        <w:p w:rsidR="00484726" w:rsidRPr="00A42626" w:rsidRDefault="00A734D5">
          <w:pPr>
            <w:pStyle w:val="TM1"/>
            <w:rPr>
              <w:rFonts w:asciiTheme="minorHAnsi" w:hAnsiTheme="minorHAnsi"/>
              <w:b w:val="0"/>
              <w:bCs w:val="0"/>
              <w:caps w:val="0"/>
              <w:color w:val="auto"/>
              <w:szCs w:val="22"/>
              <w:lang w:val="fr-FR" w:eastAsia="fr-FR"/>
            </w:rPr>
          </w:pPr>
          <w:hyperlink w:anchor="_Toc445880895" w:history="1">
            <w:r w:rsidR="00484726" w:rsidRPr="00A42626">
              <w:rPr>
                <w:rStyle w:val="Lienhypertexte"/>
                <w:rFonts w:eastAsia="Tw Cen MT" w:cs="Tw Cen MT"/>
                <w:lang w:val="fr-FR"/>
              </w:rPr>
              <w:t>UTILISATION</w:t>
            </w:r>
            <w:r w:rsidR="00484726" w:rsidRPr="00A42626">
              <w:rPr>
                <w:webHidden/>
                <w:lang w:val="fr-FR"/>
              </w:rPr>
              <w:tab/>
            </w:r>
            <w:r w:rsidR="00484726" w:rsidRPr="00A42626">
              <w:rPr>
                <w:webHidden/>
                <w:lang w:val="fr-FR"/>
              </w:rPr>
              <w:fldChar w:fldCharType="begin"/>
            </w:r>
            <w:r w:rsidR="00484726" w:rsidRPr="00A42626">
              <w:rPr>
                <w:webHidden/>
                <w:lang w:val="fr-FR"/>
              </w:rPr>
              <w:instrText xml:space="preserve"> PAGEREF _Toc445880895 \h </w:instrText>
            </w:r>
            <w:r w:rsidR="00484726" w:rsidRPr="00A42626">
              <w:rPr>
                <w:webHidden/>
                <w:lang w:val="fr-FR"/>
              </w:rPr>
            </w:r>
            <w:r w:rsidR="00484726" w:rsidRPr="00A42626">
              <w:rPr>
                <w:webHidden/>
                <w:lang w:val="fr-FR"/>
              </w:rPr>
              <w:fldChar w:fldCharType="separate"/>
            </w:r>
            <w:r w:rsidR="006A2C3D">
              <w:rPr>
                <w:webHidden/>
                <w:lang w:val="fr-FR"/>
              </w:rPr>
              <w:t>8</w:t>
            </w:r>
            <w:r w:rsidR="00484726" w:rsidRPr="00A42626">
              <w:rPr>
                <w:webHidden/>
                <w:lang w:val="fr-FR"/>
              </w:rPr>
              <w:fldChar w:fldCharType="end"/>
            </w:r>
          </w:hyperlink>
        </w:p>
        <w:p w:rsidR="00484726" w:rsidRPr="00A42626" w:rsidRDefault="00A734D5">
          <w:pPr>
            <w:pStyle w:val="TM1"/>
            <w:rPr>
              <w:rFonts w:asciiTheme="minorHAnsi" w:hAnsiTheme="minorHAnsi"/>
              <w:b w:val="0"/>
              <w:bCs w:val="0"/>
              <w:caps w:val="0"/>
              <w:color w:val="auto"/>
              <w:szCs w:val="22"/>
              <w:lang w:val="fr-FR" w:eastAsia="fr-FR"/>
            </w:rPr>
          </w:pPr>
          <w:hyperlink w:anchor="_Toc445880896" w:history="1">
            <w:r w:rsidR="00484726" w:rsidRPr="00A42626">
              <w:rPr>
                <w:rStyle w:val="Lienhypertexte"/>
                <w:lang w:val="fr-FR"/>
              </w:rPr>
              <w:t>JEU de contrÔles</w:t>
            </w:r>
            <w:r w:rsidR="00484726" w:rsidRPr="00A42626">
              <w:rPr>
                <w:webHidden/>
                <w:lang w:val="fr-FR"/>
              </w:rPr>
              <w:tab/>
            </w:r>
            <w:r w:rsidR="00484726" w:rsidRPr="00A42626">
              <w:rPr>
                <w:webHidden/>
                <w:lang w:val="fr-FR"/>
              </w:rPr>
              <w:fldChar w:fldCharType="begin"/>
            </w:r>
            <w:r w:rsidR="00484726" w:rsidRPr="00A42626">
              <w:rPr>
                <w:webHidden/>
                <w:lang w:val="fr-FR"/>
              </w:rPr>
              <w:instrText xml:space="preserve"> PAGEREF _Toc445880896 \h </w:instrText>
            </w:r>
            <w:r w:rsidR="00484726" w:rsidRPr="00A42626">
              <w:rPr>
                <w:webHidden/>
                <w:lang w:val="fr-FR"/>
              </w:rPr>
            </w:r>
            <w:r w:rsidR="00484726" w:rsidRPr="00A42626">
              <w:rPr>
                <w:webHidden/>
                <w:lang w:val="fr-FR"/>
              </w:rPr>
              <w:fldChar w:fldCharType="separate"/>
            </w:r>
            <w:r w:rsidR="006A2C3D">
              <w:rPr>
                <w:webHidden/>
                <w:lang w:val="fr-FR"/>
              </w:rPr>
              <w:t>12</w:t>
            </w:r>
            <w:r w:rsidR="00484726" w:rsidRPr="00A42626">
              <w:rPr>
                <w:webHidden/>
                <w:lang w:val="fr-FR"/>
              </w:rPr>
              <w:fldChar w:fldCharType="end"/>
            </w:r>
          </w:hyperlink>
        </w:p>
        <w:p w:rsidR="00484726" w:rsidRPr="00A42626" w:rsidRDefault="00A734D5">
          <w:pPr>
            <w:pStyle w:val="TM1"/>
            <w:rPr>
              <w:rFonts w:asciiTheme="minorHAnsi" w:hAnsiTheme="minorHAnsi"/>
              <w:b w:val="0"/>
              <w:bCs w:val="0"/>
              <w:caps w:val="0"/>
              <w:color w:val="auto"/>
              <w:szCs w:val="22"/>
              <w:lang w:val="fr-FR" w:eastAsia="fr-FR"/>
            </w:rPr>
          </w:pPr>
          <w:hyperlink w:anchor="_Toc445880897" w:history="1">
            <w:r w:rsidR="00484726" w:rsidRPr="00A42626">
              <w:rPr>
                <w:rStyle w:val="Lienhypertexte"/>
                <w:lang w:val="fr-FR"/>
              </w:rPr>
              <w:t>Anapo (Seulement pour les membres de l’OT)</w:t>
            </w:r>
            <w:r w:rsidR="00484726" w:rsidRPr="00A42626">
              <w:rPr>
                <w:webHidden/>
                <w:lang w:val="fr-FR"/>
              </w:rPr>
              <w:tab/>
            </w:r>
            <w:r w:rsidR="00484726" w:rsidRPr="00A42626">
              <w:rPr>
                <w:webHidden/>
                <w:lang w:val="fr-FR"/>
              </w:rPr>
              <w:fldChar w:fldCharType="begin"/>
            </w:r>
            <w:r w:rsidR="00484726" w:rsidRPr="00A42626">
              <w:rPr>
                <w:webHidden/>
                <w:lang w:val="fr-FR"/>
              </w:rPr>
              <w:instrText xml:space="preserve"> PAGEREF _Toc445880897 \h </w:instrText>
            </w:r>
            <w:r w:rsidR="00484726" w:rsidRPr="00A42626">
              <w:rPr>
                <w:webHidden/>
                <w:lang w:val="fr-FR"/>
              </w:rPr>
            </w:r>
            <w:r w:rsidR="00484726" w:rsidRPr="00A42626">
              <w:rPr>
                <w:webHidden/>
                <w:lang w:val="fr-FR"/>
              </w:rPr>
              <w:fldChar w:fldCharType="separate"/>
            </w:r>
            <w:r w:rsidR="006A2C3D">
              <w:rPr>
                <w:webHidden/>
                <w:lang w:val="fr-FR"/>
              </w:rPr>
              <w:t>31</w:t>
            </w:r>
            <w:r w:rsidR="00484726" w:rsidRPr="00A42626">
              <w:rPr>
                <w:webHidden/>
                <w:lang w:val="fr-FR"/>
              </w:rPr>
              <w:fldChar w:fldCharType="end"/>
            </w:r>
          </w:hyperlink>
        </w:p>
        <w:p w:rsidR="00484726" w:rsidRPr="00A42626" w:rsidRDefault="00A734D5">
          <w:pPr>
            <w:pStyle w:val="TM1"/>
            <w:rPr>
              <w:rFonts w:asciiTheme="minorHAnsi" w:hAnsiTheme="minorHAnsi"/>
              <w:b w:val="0"/>
              <w:bCs w:val="0"/>
              <w:caps w:val="0"/>
              <w:color w:val="auto"/>
              <w:szCs w:val="22"/>
              <w:lang w:val="fr-FR" w:eastAsia="fr-FR"/>
            </w:rPr>
          </w:pPr>
          <w:hyperlink w:anchor="_Toc445880898" w:history="1">
            <w:r w:rsidR="00484726" w:rsidRPr="00A42626">
              <w:rPr>
                <w:rStyle w:val="Lienhypertexte"/>
                <w:lang w:val="fr-FR"/>
              </w:rPr>
              <w:t>Remerciements</w:t>
            </w:r>
            <w:r w:rsidR="00484726" w:rsidRPr="00A42626">
              <w:rPr>
                <w:webHidden/>
                <w:lang w:val="fr-FR"/>
              </w:rPr>
              <w:tab/>
            </w:r>
            <w:r w:rsidR="00484726" w:rsidRPr="00A42626">
              <w:rPr>
                <w:webHidden/>
                <w:lang w:val="fr-FR"/>
              </w:rPr>
              <w:fldChar w:fldCharType="begin"/>
            </w:r>
            <w:r w:rsidR="00484726" w:rsidRPr="00A42626">
              <w:rPr>
                <w:webHidden/>
                <w:lang w:val="fr-FR"/>
              </w:rPr>
              <w:instrText xml:space="preserve"> PAGEREF _Toc445880898 \h </w:instrText>
            </w:r>
            <w:r w:rsidR="00484726" w:rsidRPr="00A42626">
              <w:rPr>
                <w:webHidden/>
                <w:lang w:val="fr-FR"/>
              </w:rPr>
            </w:r>
            <w:r w:rsidR="00484726" w:rsidRPr="00A42626">
              <w:rPr>
                <w:webHidden/>
                <w:lang w:val="fr-FR"/>
              </w:rPr>
              <w:fldChar w:fldCharType="separate"/>
            </w:r>
            <w:r w:rsidR="006A2C3D">
              <w:rPr>
                <w:webHidden/>
                <w:lang w:val="fr-FR"/>
              </w:rPr>
              <w:t>35</w:t>
            </w:r>
            <w:r w:rsidR="00484726" w:rsidRPr="00A42626">
              <w:rPr>
                <w:webHidden/>
                <w:lang w:val="fr-FR"/>
              </w:rPr>
              <w:fldChar w:fldCharType="end"/>
            </w:r>
          </w:hyperlink>
        </w:p>
        <w:p w:rsidR="00694AB1" w:rsidRPr="00A42626" w:rsidRDefault="00612CCE">
          <w:pPr>
            <w:rPr>
              <w:lang w:val="fr-FR"/>
            </w:rPr>
          </w:pPr>
          <w:r w:rsidRPr="00A42626">
            <w:rPr>
              <w:noProof/>
              <w:lang w:val="fr-FR"/>
            </w:rPr>
            <w:fldChar w:fldCharType="end"/>
          </w:r>
        </w:p>
      </w:sdtContent>
    </w:sdt>
    <w:p w:rsidR="00112891" w:rsidRPr="00A42626" w:rsidRDefault="00112891">
      <w:pPr>
        <w:spacing w:after="200" w:line="276" w:lineRule="auto"/>
        <w:rPr>
          <w:rFonts w:asciiTheme="majorHAnsi" w:eastAsiaTheme="majorEastAsia" w:hAnsiTheme="majorHAnsi" w:cstheme="majorBidi"/>
          <w:caps/>
          <w:color w:val="775F55" w:themeColor="text2"/>
          <w:sz w:val="32"/>
          <w:szCs w:val="32"/>
          <w:lang w:val="fr-FR"/>
        </w:rPr>
      </w:pPr>
      <w:bookmarkStart w:id="0" w:name="_Toc392577117"/>
      <w:r w:rsidRPr="00A42626">
        <w:rPr>
          <w:lang w:val="fr-FR"/>
        </w:rPr>
        <w:br w:type="page"/>
      </w:r>
    </w:p>
    <w:p w:rsidR="00B635B7" w:rsidRPr="00A42626" w:rsidRDefault="00B635B7" w:rsidP="00B635B7">
      <w:pPr>
        <w:pStyle w:val="Titre1"/>
        <w:rPr>
          <w:lang w:val="fr-FR"/>
        </w:rPr>
      </w:pPr>
      <w:bookmarkStart w:id="1" w:name="_Toc445880893"/>
      <w:r w:rsidRPr="00A42626">
        <w:rPr>
          <w:lang w:val="fr-FR"/>
        </w:rPr>
        <w:lastRenderedPageBreak/>
        <w:t>Introduction</w:t>
      </w:r>
      <w:bookmarkEnd w:id="0"/>
      <w:bookmarkEnd w:id="1"/>
    </w:p>
    <w:p w:rsidR="00B635B7" w:rsidRPr="00A42626" w:rsidRDefault="00B635B7" w:rsidP="00794EB0">
      <w:pPr>
        <w:pStyle w:val="Titre2"/>
        <w:rPr>
          <w:lang w:val="fr-FR"/>
        </w:rPr>
      </w:pPr>
      <w:bookmarkStart w:id="2" w:name="_Toc392577118"/>
      <w:r w:rsidRPr="00A42626">
        <w:rPr>
          <w:lang w:val="fr-FR"/>
        </w:rPr>
        <w:t>Context</w:t>
      </w:r>
      <w:bookmarkEnd w:id="2"/>
      <w:r w:rsidR="00AA2A0C" w:rsidRPr="00A42626">
        <w:rPr>
          <w:lang w:val="fr-FR"/>
        </w:rPr>
        <w:t>e</w:t>
      </w:r>
    </w:p>
    <w:p w:rsidR="00A64941" w:rsidRPr="00A42626" w:rsidRDefault="00A64941" w:rsidP="00A64941">
      <w:pPr>
        <w:rPr>
          <w:lang w:val="fr-FR" w:eastAsia="fr-FR"/>
        </w:rPr>
      </w:pPr>
      <w:r w:rsidRPr="00A42626">
        <w:rPr>
          <w:lang w:val="fr-FR" w:eastAsia="fr-FR"/>
        </w:rPr>
        <w:t>L'utilitaire AKADO réalise automatiquement un ensemble de tests sur les données et produit des tableaux synthétiques qui dressent un bilan plus ou moins détaillé des anomalies détectées. Un résumé final présente les pourcentages d'occurrences des erreurs qui restent à corriger.</w:t>
      </w:r>
    </w:p>
    <w:p w:rsidR="00A64941" w:rsidRPr="00A42626" w:rsidRDefault="00A64941" w:rsidP="00A64941">
      <w:pPr>
        <w:rPr>
          <w:lang w:val="fr-FR" w:eastAsia="fr-FR"/>
        </w:rPr>
      </w:pPr>
      <w:r w:rsidRPr="00A42626">
        <w:rPr>
          <w:lang w:val="fr-FR" w:eastAsia="fr-FR"/>
        </w:rPr>
        <w:t>Historiquement, l'utilitaire AKADO traitent des bases de données compatibles avec la dernière évolution du modèle AVDTH (version 3.4) et de la version précédente 3.3. La suite des prédicats évalués n'a pas évolué depuis la version 3.3 de l'application. L'évolution majeure de la dernière version est une traduction en anglais et l'ajout de commentaires dans le rapport d'analyse. Bien que de nombreux contrôles soient effectués en temps réel à la saisie, et qu'à la demande, des outils complémentaires réalisent des tests croisés, il apparaît à l'usage, que le volume des données dans les bases AVDTH a un impact sur le nombre et la qualité des corrections effectuées. Les bases de données «à destination de T3+» ne doivent pas comporter d'erreurs majeures; c'est une garantie à laquelle s'engage la technologie AVDTH.</w:t>
      </w:r>
    </w:p>
    <w:p w:rsidR="00A64941" w:rsidRPr="00A42626" w:rsidRDefault="00A64941" w:rsidP="00A64941">
      <w:pPr>
        <w:rPr>
          <w:lang w:val="fr-FR" w:eastAsia="fr-FR"/>
        </w:rPr>
      </w:pPr>
      <w:r w:rsidRPr="00A42626">
        <w:rPr>
          <w:lang w:val="fr-FR" w:eastAsia="fr-FR"/>
        </w:rPr>
        <w:t>Dans le cadre du projet de «Journal de pêche électronique (ERS)», nous avons décidé de redévelopper AKaDo pour en faire un logiciel de contrôles générique et modulaire afin qu'il puisse, selon les besoins, faire des tests sur plusieurs bases.</w:t>
      </w:r>
    </w:p>
    <w:p w:rsidR="00B635B7" w:rsidRPr="00A42626" w:rsidRDefault="00A64941" w:rsidP="00B635B7">
      <w:pPr>
        <w:rPr>
          <w:lang w:val="fr-FR" w:eastAsia="fr-FR"/>
        </w:rPr>
      </w:pPr>
      <w:r w:rsidRPr="00A42626">
        <w:rPr>
          <w:lang w:val="fr-FR" w:eastAsia="fr-FR"/>
        </w:rPr>
        <w:t>Cette version produit un document de type « feuille de calcul » facilitant la lecture et permettant d’améliorer le traitement des erreurs</w:t>
      </w:r>
      <w:r w:rsidR="00D53DE2" w:rsidRPr="00A42626">
        <w:rPr>
          <w:lang w:val="fr-FR" w:eastAsia="fr-FR"/>
        </w:rPr>
        <w:t>.</w:t>
      </w:r>
    </w:p>
    <w:p w:rsidR="00B635B7" w:rsidRPr="00A42626" w:rsidRDefault="00A07B4C" w:rsidP="00B635B7">
      <w:pPr>
        <w:pStyle w:val="Titre2"/>
        <w:rPr>
          <w:lang w:val="fr-FR"/>
        </w:rPr>
      </w:pPr>
      <w:bookmarkStart w:id="3" w:name="token_1"/>
      <w:bookmarkStart w:id="4" w:name="Sp1.s2_o"/>
      <w:bookmarkStart w:id="5" w:name="_Toc429984520"/>
      <w:bookmarkEnd w:id="3"/>
      <w:bookmarkEnd w:id="4"/>
      <w:r w:rsidRPr="00A42626">
        <w:rPr>
          <w:lang w:val="fr-FR"/>
        </w:rPr>
        <w:t>Prérequis</w:t>
      </w:r>
      <w:bookmarkEnd w:id="5"/>
    </w:p>
    <w:p w:rsidR="00D56D55" w:rsidRPr="00A42626" w:rsidRDefault="00D56D55" w:rsidP="00D56D55">
      <w:pPr>
        <w:rPr>
          <w:rFonts w:eastAsia="Arial"/>
          <w:lang w:val="fr-FR"/>
        </w:rPr>
      </w:pPr>
      <w:r w:rsidRPr="00A42626">
        <w:rPr>
          <w:rFonts w:eastAsia="Arial"/>
          <w:lang w:val="fr-FR"/>
        </w:rPr>
        <w:t>Être un utilisateur de la base de données AVDTH, «Acquisition et Validation des Données Thonières », créé par l’Observatoire Thonier (OT) de l’Institut de recherche pour le développement (IRD).</w:t>
      </w:r>
    </w:p>
    <w:p w:rsidR="00DE36D3" w:rsidRPr="00A42626" w:rsidRDefault="00D56D55" w:rsidP="00D56D55">
      <w:pPr>
        <w:rPr>
          <w:rFonts w:eastAsia="Arial"/>
          <w:lang w:val="fr-FR"/>
        </w:rPr>
      </w:pPr>
      <w:r w:rsidRPr="00A42626">
        <w:rPr>
          <w:rFonts w:eastAsia="Arial"/>
          <w:lang w:val="fr-FR"/>
        </w:rPr>
        <w:t>Les utilisateurs de la base AVDTH sont : France, Ghana, Maurice, Sénégal, Seychelles et Espagne (1er octobre 2013).</w:t>
      </w:r>
    </w:p>
    <w:p w:rsidR="00DE36D3" w:rsidRPr="00A42626" w:rsidRDefault="004207D7" w:rsidP="00DE36D3">
      <w:pPr>
        <w:pStyle w:val="Titre2"/>
        <w:rPr>
          <w:lang w:val="fr-FR"/>
        </w:rPr>
      </w:pPr>
      <w:r w:rsidRPr="00A42626">
        <w:rPr>
          <w:rFonts w:eastAsia="Arial"/>
          <w:lang w:val="fr-FR"/>
        </w:rPr>
        <w:t>Divers</w:t>
      </w:r>
    </w:p>
    <w:p w:rsidR="00E74B8A" w:rsidRPr="00A42626" w:rsidRDefault="00E74B8A" w:rsidP="00E74B8A">
      <w:pPr>
        <w:rPr>
          <w:lang w:val="fr-FR"/>
        </w:rPr>
      </w:pPr>
      <w:r w:rsidRPr="00A42626">
        <w:rPr>
          <w:lang w:val="fr-FR"/>
        </w:rPr>
        <w:t xml:space="preserve">Cette version d’AKaDo est développée par Julien Lebranchu. Contact : </w:t>
      </w:r>
      <w:r w:rsidR="00BA78E7">
        <w:fldChar w:fldCharType="begin"/>
      </w:r>
      <w:r w:rsidR="00BA78E7" w:rsidRPr="00BA78E7">
        <w:rPr>
          <w:lang w:val="fr-FR"/>
        </w:rPr>
        <w:instrText xml:space="preserve"> HYPERLINK "mailto:support.obs.thonier@listes.ird.fr?subject=[AKADO]%20" \h </w:instrText>
      </w:r>
      <w:r w:rsidR="00BA78E7">
        <w:fldChar w:fldCharType="separate"/>
      </w:r>
      <w:r w:rsidRPr="00A42626">
        <w:rPr>
          <w:rStyle w:val="LienInternet"/>
          <w:webHidden/>
          <w:lang w:val="fr-FR"/>
        </w:rPr>
        <w:t>l'équipe support de l'OT</w:t>
      </w:r>
      <w:r w:rsidR="00BA78E7">
        <w:rPr>
          <w:rPrChange w:id="6" w:author="Julien Lebranchu" w:date="2016-04-01T08:08:00Z">
            <w:rPr>
              <w:rStyle w:val="LienInternet"/>
              <w:lang w:val="fr-FR"/>
            </w:rPr>
          </w:rPrChange>
        </w:rPr>
        <w:fldChar w:fldCharType="end"/>
      </w:r>
      <w:r w:rsidRPr="00A42626">
        <w:rPr>
          <w:lang w:val="fr-FR"/>
        </w:rPr>
        <w:t>.</w:t>
      </w:r>
    </w:p>
    <w:p w:rsidR="00BB1170" w:rsidRPr="00A42626" w:rsidRDefault="00E74B8A" w:rsidP="00E74B8A">
      <w:pPr>
        <w:rPr>
          <w:lang w:val="fr-FR"/>
        </w:rPr>
      </w:pPr>
      <w:r w:rsidRPr="00A42626">
        <w:rPr>
          <w:lang w:val="fr-FR"/>
        </w:rPr>
        <w:t>Le guide a été créé le</w:t>
      </w:r>
      <w:r w:rsidR="00BB1170" w:rsidRPr="00A42626">
        <w:rPr>
          <w:lang w:val="fr-FR"/>
        </w:rPr>
        <w:t xml:space="preserve"> </w:t>
      </w:r>
      <w:r w:rsidR="00D11855" w:rsidRPr="00A42626">
        <w:rPr>
          <w:lang w:val="fr-FR"/>
        </w:rPr>
        <w:fldChar w:fldCharType="begin"/>
      </w:r>
      <w:r w:rsidR="00D11855" w:rsidRPr="00A42626">
        <w:rPr>
          <w:lang w:val="fr-FR"/>
        </w:rPr>
        <w:instrText xml:space="preserve"> CREATEDATE  \@ "d MMMM yyyy"  \* MERGEFORMAT </w:instrText>
      </w:r>
      <w:r w:rsidR="00D11855" w:rsidRPr="00A42626">
        <w:rPr>
          <w:lang w:val="fr-FR"/>
        </w:rPr>
        <w:fldChar w:fldCharType="separate"/>
      </w:r>
      <w:r w:rsidR="00484726" w:rsidRPr="00A42626">
        <w:rPr>
          <w:noProof/>
          <w:lang w:val="fr-FR"/>
        </w:rPr>
        <w:t>15 mars 2016</w:t>
      </w:r>
      <w:r w:rsidR="00D11855" w:rsidRPr="00A42626">
        <w:rPr>
          <w:lang w:val="fr-FR"/>
        </w:rPr>
        <w:fldChar w:fldCharType="end"/>
      </w:r>
      <w:r w:rsidR="00BB1170" w:rsidRPr="00A42626">
        <w:rPr>
          <w:lang w:val="fr-FR"/>
        </w:rPr>
        <w:t>.</w:t>
      </w:r>
      <w:r w:rsidR="00D7404D" w:rsidRPr="00A42626">
        <w:rPr>
          <w:lang w:val="fr-FR"/>
        </w:rPr>
        <w:t xml:space="preserve"> </w:t>
      </w:r>
    </w:p>
    <w:p w:rsidR="00501499" w:rsidRPr="00A42626" w:rsidRDefault="00962235" w:rsidP="00DE36D3">
      <w:pPr>
        <w:rPr>
          <w:lang w:val="fr-FR"/>
        </w:rPr>
      </w:pPr>
      <w:r w:rsidRPr="00A42626">
        <w:rPr>
          <w:lang w:val="fr-FR"/>
        </w:rPr>
        <w:t xml:space="preserve">La date de dernière modification est le </w:t>
      </w:r>
      <w:r w:rsidR="00FA5392" w:rsidRPr="00A42626">
        <w:rPr>
          <w:lang w:val="fr-FR"/>
        </w:rPr>
        <w:fldChar w:fldCharType="begin"/>
      </w:r>
      <w:r w:rsidR="00FA5392" w:rsidRPr="00A42626">
        <w:rPr>
          <w:lang w:val="fr-FR"/>
        </w:rPr>
        <w:instrText xml:space="preserve"> SAVEDATE  \@ "d MMMM yyyy"  \* MERGEFORMAT </w:instrText>
      </w:r>
      <w:r w:rsidR="00FA5392" w:rsidRPr="00A42626">
        <w:rPr>
          <w:lang w:val="fr-FR"/>
        </w:rPr>
        <w:fldChar w:fldCharType="separate"/>
      </w:r>
      <w:r w:rsidR="00656B3D">
        <w:rPr>
          <w:noProof/>
          <w:lang w:val="fr-FR"/>
        </w:rPr>
        <w:t>19 avril 2016</w:t>
      </w:r>
      <w:r w:rsidR="00FA5392" w:rsidRPr="00A42626">
        <w:rPr>
          <w:lang w:val="fr-FR"/>
        </w:rPr>
        <w:fldChar w:fldCharType="end"/>
      </w:r>
      <w:r w:rsidR="00BB1170" w:rsidRPr="00A42626">
        <w:rPr>
          <w:lang w:val="fr-FR"/>
        </w:rPr>
        <w:t xml:space="preserve"> </w:t>
      </w:r>
      <w:r w:rsidRPr="00A42626">
        <w:rPr>
          <w:lang w:val="fr-FR"/>
        </w:rPr>
        <w:t xml:space="preserve">par </w:t>
      </w:r>
      <w:r w:rsidR="00BB1170" w:rsidRPr="00A42626">
        <w:rPr>
          <w:lang w:val="fr-FR"/>
        </w:rPr>
        <w:t xml:space="preserve"> </w:t>
      </w:r>
      <w:r w:rsidR="004F2003" w:rsidRPr="00A42626">
        <w:rPr>
          <w:rPrChange w:id="7" w:author="Julien Lebranchu" w:date="2016-04-01T08:08:00Z">
            <w:rPr>
              <w:noProof/>
              <w:lang w:val="fr-FR"/>
            </w:rPr>
          </w:rPrChange>
        </w:rPr>
        <w:fldChar w:fldCharType="begin"/>
      </w:r>
      <w:r w:rsidR="004F2003" w:rsidRPr="00A42626">
        <w:rPr>
          <w:lang w:val="fr-FR"/>
        </w:rPr>
        <w:instrText xml:space="preserve"> LASTSAVEDBY   \* MERGEFORMAT </w:instrText>
      </w:r>
      <w:r w:rsidR="004F2003" w:rsidRPr="00A42626">
        <w:rPr>
          <w:rPrChange w:id="8" w:author="Julien Lebranchu" w:date="2016-04-01T08:08:00Z">
            <w:rPr>
              <w:noProof/>
              <w:lang w:val="fr-FR"/>
            </w:rPr>
          </w:rPrChange>
        </w:rPr>
        <w:fldChar w:fldCharType="separate"/>
      </w:r>
      <w:r w:rsidRPr="00A42626">
        <w:rPr>
          <w:noProof/>
          <w:lang w:val="fr-FR"/>
        </w:rPr>
        <w:t>Julien Lebranchu</w:t>
      </w:r>
      <w:r w:rsidR="004F2003" w:rsidRPr="00A42626">
        <w:rPr>
          <w:noProof/>
          <w:lang w:val="fr-FR"/>
        </w:rPr>
        <w:fldChar w:fldCharType="end"/>
      </w:r>
      <w:r w:rsidR="00FA5392" w:rsidRPr="00A42626">
        <w:rPr>
          <w:lang w:val="fr-FR"/>
        </w:rPr>
        <w:t>.</w:t>
      </w:r>
      <w:r w:rsidR="00637713" w:rsidRPr="00A42626">
        <w:rPr>
          <w:lang w:val="fr-FR"/>
        </w:rPr>
        <w:t xml:space="preserve"> </w:t>
      </w:r>
    </w:p>
    <w:p w:rsidR="00DE36D3" w:rsidRPr="00A42626" w:rsidRDefault="00E74B8A" w:rsidP="00DE36D3">
      <w:pPr>
        <w:rPr>
          <w:lang w:val="fr-FR"/>
        </w:rPr>
      </w:pPr>
      <w:r w:rsidRPr="00A42626">
        <w:rPr>
          <w:lang w:val="fr-FR"/>
        </w:rPr>
        <w:t>Révision numéro</w:t>
      </w:r>
      <w:r w:rsidR="00637713" w:rsidRPr="00A42626">
        <w:rPr>
          <w:lang w:val="fr-FR"/>
        </w:rPr>
        <w:t xml:space="preserve">: </w:t>
      </w:r>
      <w:r w:rsidR="004F2003" w:rsidRPr="00A42626">
        <w:rPr>
          <w:rPrChange w:id="9" w:author="Julien Lebranchu" w:date="2016-04-01T08:08:00Z">
            <w:rPr>
              <w:noProof/>
              <w:lang w:val="fr-FR"/>
            </w:rPr>
          </w:rPrChange>
        </w:rPr>
        <w:fldChar w:fldCharType="begin"/>
      </w:r>
      <w:r w:rsidR="004F2003" w:rsidRPr="00BA78E7">
        <w:rPr>
          <w:lang w:val="fr-FR"/>
        </w:rPr>
        <w:instrText xml:space="preserve"> REVNUM   \* MERGEFORMAT </w:instrText>
      </w:r>
      <w:r w:rsidR="004F2003" w:rsidRPr="00A42626">
        <w:rPr>
          <w:rPrChange w:id="10" w:author="Julien Lebranchu" w:date="2016-04-01T08:08:00Z">
            <w:rPr>
              <w:noProof/>
              <w:lang w:val="fr-FR"/>
            </w:rPr>
          </w:rPrChange>
        </w:rPr>
        <w:fldChar w:fldCharType="separate"/>
      </w:r>
      <w:r w:rsidR="00BA78E7">
        <w:rPr>
          <w:noProof/>
          <w:lang w:val="fr-FR"/>
        </w:rPr>
        <w:t>269</w:t>
      </w:r>
      <w:r w:rsidR="004F2003" w:rsidRPr="00A42626">
        <w:rPr>
          <w:noProof/>
          <w:lang w:val="fr-FR"/>
        </w:rPr>
        <w:fldChar w:fldCharType="end"/>
      </w:r>
      <w:r w:rsidR="00637713" w:rsidRPr="00A42626">
        <w:rPr>
          <w:lang w:val="fr-FR"/>
        </w:rPr>
        <w:t>.</w:t>
      </w:r>
    </w:p>
    <w:p w:rsidR="00112891" w:rsidRPr="00A42626" w:rsidRDefault="00112891">
      <w:pPr>
        <w:spacing w:after="200" w:line="276" w:lineRule="auto"/>
        <w:rPr>
          <w:rFonts w:asciiTheme="majorHAnsi" w:eastAsiaTheme="majorEastAsia" w:hAnsiTheme="majorHAnsi" w:cstheme="majorBidi"/>
          <w:caps/>
          <w:color w:val="775F55" w:themeColor="text2"/>
          <w:sz w:val="32"/>
          <w:szCs w:val="32"/>
          <w:lang w:val="fr-FR"/>
        </w:rPr>
      </w:pPr>
      <w:r w:rsidRPr="00A42626">
        <w:rPr>
          <w:lang w:val="fr-FR"/>
        </w:rPr>
        <w:br w:type="page"/>
      </w:r>
    </w:p>
    <w:p w:rsidR="003F1752" w:rsidRPr="00A42626" w:rsidRDefault="008F13A6" w:rsidP="00A150B7">
      <w:pPr>
        <w:pStyle w:val="Titre1"/>
        <w:rPr>
          <w:lang w:val="fr-FR"/>
        </w:rPr>
      </w:pPr>
      <w:bookmarkStart w:id="11" w:name="_Toc445880894"/>
      <w:r w:rsidRPr="00A42626">
        <w:rPr>
          <w:lang w:val="fr-FR"/>
        </w:rPr>
        <w:lastRenderedPageBreak/>
        <w:t>Install</w:t>
      </w:r>
      <w:r w:rsidR="003F1752" w:rsidRPr="00A42626">
        <w:rPr>
          <w:lang w:val="fr-FR"/>
        </w:rPr>
        <w:t>ation</w:t>
      </w:r>
      <w:bookmarkEnd w:id="11"/>
    </w:p>
    <w:p w:rsidR="00D11855" w:rsidRPr="00A42626" w:rsidRDefault="00D11855" w:rsidP="00D11855">
      <w:pPr>
        <w:pStyle w:val="Titre2"/>
        <w:rPr>
          <w:lang w:val="fr-FR"/>
        </w:rPr>
      </w:pPr>
      <w:r w:rsidRPr="00A42626">
        <w:rPr>
          <w:lang w:val="fr-FR"/>
        </w:rPr>
        <w:t>Préambule</w:t>
      </w:r>
    </w:p>
    <w:p w:rsidR="00D11855" w:rsidRPr="00A42626" w:rsidRDefault="00D11855" w:rsidP="00D11855">
      <w:pPr>
        <w:rPr>
          <w:lang w:val="fr-FR"/>
        </w:rPr>
      </w:pPr>
      <w:r w:rsidRPr="00A42626">
        <w:rPr>
          <w:lang w:val="fr-FR"/>
        </w:rPr>
        <w:t xml:space="preserve">Pour utiliser le logiciel AKaDo, JAVA doit être préalablement installé. Vous pouvez télécharger la dernière version de JAVA à </w:t>
      </w:r>
      <w:r w:rsidR="00BA78E7">
        <w:fldChar w:fldCharType="begin"/>
      </w:r>
      <w:r w:rsidR="00BA78E7" w:rsidRPr="00BA78E7">
        <w:rPr>
          <w:lang w:val="fr-FR"/>
        </w:rPr>
        <w:instrText xml:space="preserve"> HYPERLINK "http://www.microsofttranslator.com/bv.aspx?from=en&amp;to=fr&amp;a=https%3A%2F%2Fwww.java.com%2Fen%2F" \h </w:instrText>
      </w:r>
      <w:r w:rsidR="00BA78E7">
        <w:fldChar w:fldCharType="separate"/>
      </w:r>
      <w:r w:rsidRPr="00A42626">
        <w:rPr>
          <w:rStyle w:val="LienInternet"/>
          <w:webHidden/>
          <w:lang w:val="fr-FR"/>
        </w:rPr>
        <w:t>https://www.java.com/en/</w:t>
      </w:r>
      <w:r w:rsidR="00BA78E7">
        <w:rPr>
          <w:rPrChange w:id="12" w:author="Julien Lebranchu" w:date="2016-04-01T08:08:00Z">
            <w:rPr>
              <w:rStyle w:val="LienInternet"/>
              <w:lang w:val="fr-FR"/>
            </w:rPr>
          </w:rPrChange>
        </w:rPr>
        <w:fldChar w:fldCharType="end"/>
      </w:r>
      <w:r w:rsidRPr="00A42626">
        <w:rPr>
          <w:lang w:val="fr-FR"/>
        </w:rPr>
        <w:t>. Vous devez ensuite suivre les instructions pour l'installer.</w:t>
      </w:r>
    </w:p>
    <w:p w:rsidR="00D11855" w:rsidRPr="00A42626" w:rsidRDefault="00D11855" w:rsidP="00D11855">
      <w:pPr>
        <w:pStyle w:val="Titre2"/>
        <w:rPr>
          <w:lang w:val="fr-FR"/>
        </w:rPr>
      </w:pPr>
      <w:bookmarkStart w:id="13" w:name="_Toc429984524"/>
      <w:r w:rsidRPr="00A42626">
        <w:rPr>
          <w:lang w:val="fr-FR"/>
        </w:rPr>
        <w:t>Procédure</w:t>
      </w:r>
      <w:bookmarkEnd w:id="13"/>
    </w:p>
    <w:p w:rsidR="00D11855" w:rsidRPr="00A42626" w:rsidRDefault="00D11855" w:rsidP="00D11855">
      <w:pPr>
        <w:spacing w:before="100" w:beforeAutospacing="1" w:after="100" w:afterAutospacing="1" w:line="240" w:lineRule="auto"/>
        <w:rPr>
          <w:rFonts w:eastAsia="Times New Roman" w:cs="Times New Roman"/>
          <w:sz w:val="24"/>
          <w:szCs w:val="24"/>
          <w:lang w:val="fr-FR" w:eastAsia="fr-FR"/>
        </w:rPr>
      </w:pPr>
      <w:r w:rsidRPr="00A42626">
        <w:rPr>
          <w:rFonts w:eastAsia="Times New Roman" w:cs="Times New Roman"/>
          <w:sz w:val="24"/>
          <w:szCs w:val="24"/>
          <w:lang w:val="fr-FR" w:eastAsia="fr-FR"/>
        </w:rPr>
        <w:t>Exécutez le programme d'installation d'</w:t>
      </w:r>
      <w:r w:rsidRPr="00A42626">
        <w:rPr>
          <w:rFonts w:eastAsia="Times New Roman" w:cs="Times New Roman"/>
          <w:b/>
          <w:bCs/>
          <w:sz w:val="24"/>
          <w:szCs w:val="24"/>
          <w:lang w:val="fr-FR" w:eastAsia="fr-FR"/>
        </w:rPr>
        <w:t>AKaDo</w:t>
      </w:r>
      <w:r w:rsidRPr="00A42626">
        <w:rPr>
          <w:rFonts w:eastAsia="Times New Roman" w:cs="Times New Roman"/>
          <w:sz w:val="24"/>
          <w:szCs w:val="24"/>
          <w:lang w:val="fr-FR" w:eastAsia="fr-FR"/>
        </w:rPr>
        <w:t xml:space="preserve"> en double-cliquant sur le fichier « akado-avdth-installer-XX-standard.jar », où XX est le numéro de version; et suivez les instructions pour installer ou mettre à jour </w:t>
      </w:r>
      <w:r w:rsidRPr="00A42626">
        <w:rPr>
          <w:rFonts w:eastAsia="Times New Roman" w:cs="Times New Roman"/>
          <w:b/>
          <w:bCs/>
          <w:sz w:val="24"/>
          <w:szCs w:val="24"/>
          <w:lang w:val="fr-FR" w:eastAsia="fr-FR"/>
        </w:rPr>
        <w:t>AKaDo</w:t>
      </w:r>
      <w:r w:rsidRPr="00A42626">
        <w:rPr>
          <w:rFonts w:eastAsia="Times New Roman" w:cs="Times New Roman"/>
          <w:sz w:val="24"/>
          <w:szCs w:val="24"/>
          <w:lang w:val="fr-FR" w:eastAsia="fr-FR"/>
        </w:rPr>
        <w:t>.</w:t>
      </w:r>
    </w:p>
    <w:p w:rsidR="00D11855" w:rsidRPr="00A42626" w:rsidRDefault="00D11855" w:rsidP="00E0277C">
      <w:pPr>
        <w:pStyle w:val="Paragraphedeliste"/>
        <w:numPr>
          <w:ilvl w:val="0"/>
          <w:numId w:val="29"/>
        </w:numPr>
        <w:spacing w:before="100" w:beforeAutospacing="1" w:after="100" w:afterAutospacing="1" w:line="240" w:lineRule="auto"/>
        <w:rPr>
          <w:rFonts w:eastAsia="Times New Roman" w:cs="Times New Roman"/>
          <w:sz w:val="24"/>
          <w:szCs w:val="24"/>
          <w:lang w:val="fr-FR" w:eastAsia="fr-FR"/>
        </w:rPr>
      </w:pPr>
      <w:r w:rsidRPr="00A42626">
        <w:rPr>
          <w:rFonts w:eastAsia="Times New Roman" w:cs="Times New Roman"/>
          <w:sz w:val="24"/>
          <w:szCs w:val="24"/>
          <w:lang w:val="fr-FR" w:eastAsia="fr-FR"/>
        </w:rPr>
        <w:t>Presser « Suivant » pour continuer.</w:t>
      </w:r>
    </w:p>
    <w:p w:rsidR="00E0277C" w:rsidRPr="00A42626" w:rsidRDefault="00801868" w:rsidP="009D0322">
      <w:pPr>
        <w:jc w:val="center"/>
        <w:rPr>
          <w:del w:id="14" w:author="Julien Lebranchu" w:date="2016-04-01T08:08:00Z"/>
          <w:lang w:val="fr-FR"/>
        </w:rPr>
      </w:pPr>
      <w:del w:id="15" w:author="Julien Lebranchu" w:date="2016-04-01T08:08:00Z">
        <w:r w:rsidRPr="00A42626">
          <w:rPr>
            <w:noProof/>
            <w:lang w:val="fr-FR" w:eastAsia="fr-FR"/>
          </w:rPr>
          <w:drawing>
            <wp:inline distT="0" distB="0" distL="0" distR="0" wp14:anchorId="400315DC" wp14:editId="516A67AC">
              <wp:extent cx="4999565" cy="3600000"/>
              <wp:effectExtent l="0" t="0" r="0" b="635"/>
              <wp:docPr id="14" name="akado_installer_panel1.png" descr="\\VBOXSVR\Projets\AKaDo\user_guide\img\akado_installer_pane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1.png"/>
                      <pic:cNvPicPr/>
                    </pic:nvPicPr>
                    <pic:blipFill>
                      <a:blip r:link="rId23" cstate="print"/>
                      <a:stretch>
                        <a:fillRect/>
                      </a:stretch>
                    </pic:blipFill>
                    <pic:spPr>
                      <a:xfrm>
                        <a:off x="0" y="0"/>
                        <a:ext cx="4999565" cy="3600000"/>
                      </a:xfrm>
                      <a:prstGeom prst="rect">
                        <a:avLst/>
                      </a:prstGeom>
                    </pic:spPr>
                  </pic:pic>
                </a:graphicData>
              </a:graphic>
            </wp:inline>
          </w:drawing>
        </w:r>
      </w:del>
    </w:p>
    <w:p w:rsidR="00E0277C" w:rsidRPr="00A42626" w:rsidRDefault="00801868" w:rsidP="009D0322">
      <w:pPr>
        <w:jc w:val="center"/>
        <w:rPr>
          <w:ins w:id="16" w:author="Julien Lebranchu" w:date="2016-04-01T08:08:00Z"/>
          <w:lang w:val="fr-FR"/>
        </w:rPr>
      </w:pPr>
      <w:ins w:id="17" w:author="Julien Lebranchu" w:date="2016-04-01T08:08:00Z">
        <w:r w:rsidRPr="00A42626">
          <w:rPr>
            <w:noProof/>
            <w:lang w:val="fr-FR" w:eastAsia="fr-FR"/>
          </w:rPr>
          <w:lastRenderedPageBreak/>
          <w:drawing>
            <wp:inline distT="0" distB="0" distL="0" distR="0" wp14:anchorId="18F53F75" wp14:editId="139024D4">
              <wp:extent cx="4999565" cy="3600000"/>
              <wp:effectExtent l="0" t="0" r="0" b="635"/>
              <wp:docPr id="20" name="akado_installer_panel1.png" descr="\\VBOXSVR\Projets\AKaDo\user_guide\img\akado_installer_pane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1.png"/>
                      <pic:cNvPicPr/>
                    </pic:nvPicPr>
                    <pic:blipFill>
                      <a:blip r:link="rId23"/>
                      <a:stretch>
                        <a:fillRect/>
                      </a:stretch>
                    </pic:blipFill>
                    <pic:spPr>
                      <a:xfrm>
                        <a:off x="0" y="0"/>
                        <a:ext cx="4999565" cy="3600000"/>
                      </a:xfrm>
                      <a:prstGeom prst="rect">
                        <a:avLst/>
                      </a:prstGeom>
                    </pic:spPr>
                  </pic:pic>
                </a:graphicData>
              </a:graphic>
            </wp:inline>
          </w:drawing>
        </w:r>
      </w:ins>
    </w:p>
    <w:p w:rsidR="00AA256A" w:rsidRPr="00A42626" w:rsidRDefault="00AA256A">
      <w:pPr>
        <w:spacing w:after="200" w:line="276" w:lineRule="auto"/>
        <w:rPr>
          <w:lang w:val="fr-FR"/>
        </w:rPr>
      </w:pPr>
      <w:r w:rsidRPr="00A42626">
        <w:rPr>
          <w:lang w:val="fr-FR"/>
        </w:rPr>
        <w:br w:type="page"/>
      </w:r>
    </w:p>
    <w:p w:rsidR="00801868" w:rsidRPr="00A42626" w:rsidRDefault="007D1C0E" w:rsidP="00AA256A">
      <w:pPr>
        <w:pStyle w:val="Paragraphedeliste"/>
        <w:numPr>
          <w:ilvl w:val="0"/>
          <w:numId w:val="29"/>
        </w:numPr>
        <w:rPr>
          <w:lang w:val="fr-FR"/>
        </w:rPr>
      </w:pPr>
      <w:r w:rsidRPr="00A42626">
        <w:rPr>
          <w:lang w:val="fr-FR"/>
        </w:rPr>
        <w:lastRenderedPageBreak/>
        <w:t xml:space="preserve">Lire le </w:t>
      </w:r>
      <w:r w:rsidRPr="00A42626">
        <w:rPr>
          <w:i/>
          <w:iCs/>
          <w:lang w:val="fr-FR"/>
        </w:rPr>
        <w:t>README</w:t>
      </w:r>
      <w:r w:rsidRPr="00A42626">
        <w:rPr>
          <w:lang w:val="fr-FR"/>
        </w:rPr>
        <w:t>, et presser « Suivant » pour continuer.</w:t>
      </w:r>
    </w:p>
    <w:p w:rsidR="00801868" w:rsidRPr="00A42626" w:rsidRDefault="00801868" w:rsidP="00827DBC">
      <w:pPr>
        <w:jc w:val="center"/>
        <w:rPr>
          <w:del w:id="18" w:author="Julien Lebranchu" w:date="2016-04-01T08:08:00Z"/>
          <w:lang w:val="fr-FR"/>
        </w:rPr>
      </w:pPr>
      <w:del w:id="19" w:author="Julien Lebranchu" w:date="2016-04-01T08:08:00Z">
        <w:r w:rsidRPr="00A42626">
          <w:rPr>
            <w:noProof/>
            <w:lang w:val="fr-FR" w:eastAsia="fr-FR"/>
          </w:rPr>
          <w:drawing>
            <wp:inline distT="0" distB="0" distL="0" distR="0" wp14:anchorId="06EA672A" wp14:editId="69847379">
              <wp:extent cx="4999565" cy="3600000"/>
              <wp:effectExtent l="0" t="0" r="0" b="635"/>
              <wp:docPr id="15" name="akado_installer_panel2.png" descr="\\VBOXSVR\Projets\AKaDo\user_guide\img\akado_installer_pane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2.png"/>
                      <pic:cNvPicPr/>
                    </pic:nvPicPr>
                    <pic:blipFill>
                      <a:blip r:link="rId24" cstate="print"/>
                      <a:stretch>
                        <a:fillRect/>
                      </a:stretch>
                    </pic:blipFill>
                    <pic:spPr>
                      <a:xfrm>
                        <a:off x="0" y="0"/>
                        <a:ext cx="4999565" cy="3600000"/>
                      </a:xfrm>
                      <a:prstGeom prst="rect">
                        <a:avLst/>
                      </a:prstGeom>
                    </pic:spPr>
                  </pic:pic>
                </a:graphicData>
              </a:graphic>
            </wp:inline>
          </w:drawing>
        </w:r>
      </w:del>
    </w:p>
    <w:p w:rsidR="00801868" w:rsidRPr="00A42626" w:rsidRDefault="00801868" w:rsidP="00827DBC">
      <w:pPr>
        <w:jc w:val="center"/>
        <w:rPr>
          <w:ins w:id="20" w:author="Julien Lebranchu" w:date="2016-04-01T08:08:00Z"/>
          <w:lang w:val="fr-FR"/>
        </w:rPr>
      </w:pPr>
      <w:ins w:id="21" w:author="Julien Lebranchu" w:date="2016-04-01T08:08:00Z">
        <w:r w:rsidRPr="00A42626">
          <w:rPr>
            <w:noProof/>
            <w:lang w:val="fr-FR" w:eastAsia="fr-FR"/>
          </w:rPr>
          <w:drawing>
            <wp:inline distT="0" distB="0" distL="0" distR="0" wp14:anchorId="1BE18AC5" wp14:editId="3695726C">
              <wp:extent cx="4999565" cy="3600000"/>
              <wp:effectExtent l="0" t="0" r="0" b="635"/>
              <wp:docPr id="16" name="akado_installer_panel2.png" descr="\\VBOXSVR\Projets\AKaDo\user_guide\img\akado_installer_pane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2.png"/>
                      <pic:cNvPicPr/>
                    </pic:nvPicPr>
                    <pic:blipFill>
                      <a:blip r:link="rId24"/>
                      <a:stretch>
                        <a:fillRect/>
                      </a:stretch>
                    </pic:blipFill>
                    <pic:spPr>
                      <a:xfrm>
                        <a:off x="0" y="0"/>
                        <a:ext cx="4999565" cy="3600000"/>
                      </a:xfrm>
                      <a:prstGeom prst="rect">
                        <a:avLst/>
                      </a:prstGeom>
                    </pic:spPr>
                  </pic:pic>
                </a:graphicData>
              </a:graphic>
            </wp:inline>
          </w:drawing>
        </w:r>
      </w:ins>
    </w:p>
    <w:p w:rsidR="00827DBC" w:rsidRPr="00A42626" w:rsidRDefault="00827DBC" w:rsidP="00801868">
      <w:pPr>
        <w:pStyle w:val="Paragraphedeliste"/>
        <w:rPr>
          <w:lang w:val="fr-FR"/>
        </w:rPr>
      </w:pPr>
    </w:p>
    <w:p w:rsidR="002A1DE8" w:rsidRPr="00A42626" w:rsidRDefault="00522BE7" w:rsidP="00AA256A">
      <w:pPr>
        <w:pStyle w:val="Paragraphedeliste"/>
        <w:numPr>
          <w:ilvl w:val="0"/>
          <w:numId w:val="29"/>
        </w:numPr>
        <w:rPr>
          <w:lang w:val="fr-FR"/>
        </w:rPr>
      </w:pPr>
      <w:r w:rsidRPr="00A42626">
        <w:rPr>
          <w:lang w:val="fr-FR"/>
        </w:rPr>
        <w:t>Accepter la licence d'</w:t>
      </w:r>
      <w:r w:rsidRPr="00A42626">
        <w:rPr>
          <w:b/>
          <w:bCs/>
          <w:lang w:val="fr-FR"/>
        </w:rPr>
        <w:t>AKaDo</w:t>
      </w:r>
      <w:r w:rsidRPr="00A42626">
        <w:rPr>
          <w:lang w:val="fr-FR"/>
        </w:rPr>
        <w:t>, puis appuyez sur « Suivant » pour continuer.</w:t>
      </w:r>
    </w:p>
    <w:p w:rsidR="009B36B5" w:rsidRPr="00A42626" w:rsidRDefault="00827DBC" w:rsidP="002A1DE8">
      <w:pPr>
        <w:spacing w:after="200" w:line="276" w:lineRule="auto"/>
        <w:jc w:val="center"/>
        <w:rPr>
          <w:del w:id="22" w:author="Julien Lebranchu" w:date="2016-04-01T08:08:00Z"/>
          <w:lang w:val="fr-FR"/>
        </w:rPr>
      </w:pPr>
      <w:del w:id="23" w:author="Julien Lebranchu" w:date="2016-04-01T08:08:00Z">
        <w:r w:rsidRPr="00A42626">
          <w:rPr>
            <w:noProof/>
            <w:lang w:val="fr-FR" w:eastAsia="fr-FR"/>
          </w:rPr>
          <w:lastRenderedPageBreak/>
          <w:drawing>
            <wp:inline distT="0" distB="0" distL="0" distR="0" wp14:anchorId="7FE12344" wp14:editId="7B12E6A1">
              <wp:extent cx="4999565" cy="3600000"/>
              <wp:effectExtent l="0" t="0" r="0" b="635"/>
              <wp:docPr id="17" name="akado_installer_panel3.png" descr="\\VBOXSVR\Projets\AKaDo\user_guide\img\akado_installer_pane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3.png"/>
                      <pic:cNvPicPr/>
                    </pic:nvPicPr>
                    <pic:blipFill>
                      <a:blip r:link="rId25" cstate="print"/>
                      <a:stretch>
                        <a:fillRect/>
                      </a:stretch>
                    </pic:blipFill>
                    <pic:spPr>
                      <a:xfrm>
                        <a:off x="0" y="0"/>
                        <a:ext cx="4999565" cy="3600000"/>
                      </a:xfrm>
                      <a:prstGeom prst="rect">
                        <a:avLst/>
                      </a:prstGeom>
                    </pic:spPr>
                  </pic:pic>
                </a:graphicData>
              </a:graphic>
            </wp:inline>
          </w:drawing>
        </w:r>
      </w:del>
    </w:p>
    <w:p w:rsidR="009B36B5" w:rsidRPr="00A42626" w:rsidRDefault="00827DBC" w:rsidP="002A1DE8">
      <w:pPr>
        <w:spacing w:after="200" w:line="276" w:lineRule="auto"/>
        <w:jc w:val="center"/>
        <w:rPr>
          <w:ins w:id="24" w:author="Julien Lebranchu" w:date="2016-04-01T08:08:00Z"/>
          <w:lang w:val="fr-FR"/>
        </w:rPr>
      </w:pPr>
      <w:ins w:id="25" w:author="Julien Lebranchu" w:date="2016-04-01T08:08:00Z">
        <w:r w:rsidRPr="00A42626">
          <w:rPr>
            <w:noProof/>
            <w:lang w:val="fr-FR" w:eastAsia="fr-FR"/>
          </w:rPr>
          <w:drawing>
            <wp:inline distT="0" distB="0" distL="0" distR="0" wp14:anchorId="1E535E52" wp14:editId="7F563565">
              <wp:extent cx="4999565" cy="3600000"/>
              <wp:effectExtent l="0" t="0" r="0" b="635"/>
              <wp:docPr id="21" name="akado_installer_panel3.png" descr="\\VBOXSVR\Projets\AKaDo\user_guide\img\akado_installer_pane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3.png"/>
                      <pic:cNvPicPr/>
                    </pic:nvPicPr>
                    <pic:blipFill>
                      <a:blip r:link="rId25"/>
                      <a:stretch>
                        <a:fillRect/>
                      </a:stretch>
                    </pic:blipFill>
                    <pic:spPr>
                      <a:xfrm>
                        <a:off x="0" y="0"/>
                        <a:ext cx="4999565" cy="3600000"/>
                      </a:xfrm>
                      <a:prstGeom prst="rect">
                        <a:avLst/>
                      </a:prstGeom>
                    </pic:spPr>
                  </pic:pic>
                </a:graphicData>
              </a:graphic>
            </wp:inline>
          </w:drawing>
        </w:r>
      </w:ins>
    </w:p>
    <w:p w:rsidR="00AA256A" w:rsidRPr="00A42626" w:rsidRDefault="00AA256A">
      <w:pPr>
        <w:spacing w:after="200" w:line="276" w:lineRule="auto"/>
        <w:rPr>
          <w:lang w:val="fr-FR"/>
        </w:rPr>
      </w:pPr>
      <w:r w:rsidRPr="00A42626">
        <w:rPr>
          <w:lang w:val="fr-FR"/>
        </w:rPr>
        <w:br w:type="page"/>
      </w:r>
    </w:p>
    <w:p w:rsidR="00522BE7" w:rsidRPr="00A42626" w:rsidRDefault="00522BE7" w:rsidP="00AA256A">
      <w:pPr>
        <w:pStyle w:val="Paragraphedeliste"/>
        <w:numPr>
          <w:ilvl w:val="0"/>
          <w:numId w:val="29"/>
        </w:numPr>
        <w:rPr>
          <w:lang w:val="fr-FR"/>
        </w:rPr>
      </w:pPr>
      <w:r w:rsidRPr="00A42626">
        <w:rPr>
          <w:lang w:val="fr-FR"/>
        </w:rPr>
        <w:lastRenderedPageBreak/>
        <w:t xml:space="preserve">Sélectionner les packages à installer (seulement la documentation, les fichiers </w:t>
      </w:r>
      <w:r w:rsidRPr="00A42626">
        <w:rPr>
          <w:i/>
          <w:iCs/>
          <w:lang w:val="fr-FR"/>
        </w:rPr>
        <w:t>Licence</w:t>
      </w:r>
      <w:r w:rsidRPr="00A42626">
        <w:rPr>
          <w:lang w:val="fr-FR"/>
        </w:rPr>
        <w:t xml:space="preserve"> et </w:t>
      </w:r>
      <w:r w:rsidRPr="00A42626">
        <w:rPr>
          <w:i/>
          <w:iCs/>
          <w:lang w:val="fr-FR"/>
        </w:rPr>
        <w:t>README</w:t>
      </w:r>
      <w:r w:rsidRPr="00A42626">
        <w:rPr>
          <w:lang w:val="fr-FR"/>
        </w:rPr>
        <w:t xml:space="preserve"> ne sont pas obligatoires).</w:t>
      </w:r>
    </w:p>
    <w:p w:rsidR="009B36B5" w:rsidRPr="00A42626" w:rsidRDefault="00827DBC" w:rsidP="00975321">
      <w:pPr>
        <w:jc w:val="center"/>
        <w:rPr>
          <w:del w:id="26" w:author="Julien Lebranchu" w:date="2016-04-01T08:08:00Z"/>
          <w:lang w:val="fr-FR"/>
        </w:rPr>
      </w:pPr>
      <w:del w:id="27" w:author="Julien Lebranchu" w:date="2016-04-01T08:08:00Z">
        <w:r w:rsidRPr="00A42626">
          <w:rPr>
            <w:noProof/>
            <w:lang w:val="fr-FR" w:eastAsia="fr-FR"/>
          </w:rPr>
          <w:drawing>
            <wp:inline distT="0" distB="0" distL="0" distR="0" wp14:anchorId="284DE1F7" wp14:editId="4EE28F8E">
              <wp:extent cx="4999565" cy="3600000"/>
              <wp:effectExtent l="0" t="0" r="0" b="635"/>
              <wp:docPr id="28" name="akado_installer_panel4.png" descr="\\VBOXSVR\Projets\AKaDo\user_guide\img\akado_installer_pane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4.png"/>
                      <pic:cNvPicPr/>
                    </pic:nvPicPr>
                    <pic:blipFill>
                      <a:blip r:link="rId26" cstate="print"/>
                      <a:stretch>
                        <a:fillRect/>
                      </a:stretch>
                    </pic:blipFill>
                    <pic:spPr>
                      <a:xfrm>
                        <a:off x="0" y="0"/>
                        <a:ext cx="4999565" cy="3600000"/>
                      </a:xfrm>
                      <a:prstGeom prst="rect">
                        <a:avLst/>
                      </a:prstGeom>
                    </pic:spPr>
                  </pic:pic>
                </a:graphicData>
              </a:graphic>
            </wp:inline>
          </w:drawing>
        </w:r>
      </w:del>
    </w:p>
    <w:p w:rsidR="009B36B5" w:rsidRPr="00A42626" w:rsidRDefault="00827DBC" w:rsidP="00975321">
      <w:pPr>
        <w:jc w:val="center"/>
        <w:rPr>
          <w:ins w:id="28" w:author="Julien Lebranchu" w:date="2016-04-01T08:08:00Z"/>
          <w:lang w:val="fr-FR"/>
        </w:rPr>
      </w:pPr>
      <w:ins w:id="29" w:author="Julien Lebranchu" w:date="2016-04-01T08:08:00Z">
        <w:r w:rsidRPr="00A42626">
          <w:rPr>
            <w:noProof/>
            <w:lang w:val="fr-FR" w:eastAsia="fr-FR"/>
          </w:rPr>
          <w:drawing>
            <wp:inline distT="0" distB="0" distL="0" distR="0" wp14:anchorId="294B5A14" wp14:editId="4ACB8ACE">
              <wp:extent cx="4999565" cy="3600000"/>
              <wp:effectExtent l="0" t="0" r="0" b="635"/>
              <wp:docPr id="23" name="akado_installer_panel4.png" descr="\\VBOXSVR\Projets\AKaDo\user_guide\img\akado_installer_pane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4.png"/>
                      <pic:cNvPicPr/>
                    </pic:nvPicPr>
                    <pic:blipFill>
                      <a:blip r:link="rId26"/>
                      <a:stretch>
                        <a:fillRect/>
                      </a:stretch>
                    </pic:blipFill>
                    <pic:spPr>
                      <a:xfrm>
                        <a:off x="0" y="0"/>
                        <a:ext cx="4999565" cy="3600000"/>
                      </a:xfrm>
                      <a:prstGeom prst="rect">
                        <a:avLst/>
                      </a:prstGeom>
                    </pic:spPr>
                  </pic:pic>
                </a:graphicData>
              </a:graphic>
            </wp:inline>
          </w:drawing>
        </w:r>
      </w:ins>
    </w:p>
    <w:p w:rsidR="001E05F1" w:rsidRPr="00A42626" w:rsidRDefault="00E0277C" w:rsidP="001E05F1">
      <w:pPr>
        <w:pStyle w:val="Paragraphedeliste"/>
        <w:numPr>
          <w:ilvl w:val="0"/>
          <w:numId w:val="29"/>
        </w:numPr>
        <w:spacing w:before="100" w:beforeAutospacing="1" w:after="100" w:afterAutospacing="1" w:line="276" w:lineRule="auto"/>
        <w:rPr>
          <w:lang w:val="fr-FR"/>
        </w:rPr>
      </w:pPr>
      <w:r w:rsidRPr="00A42626">
        <w:rPr>
          <w:rFonts w:eastAsia="Times New Roman" w:cs="Times New Roman"/>
          <w:sz w:val="24"/>
          <w:szCs w:val="24"/>
          <w:lang w:val="fr-FR" w:eastAsia="fr-FR"/>
        </w:rPr>
        <w:t>Sélectionnez le chemin d'installation.</w:t>
      </w:r>
    </w:p>
    <w:p w:rsidR="00AA0D5F" w:rsidRPr="00A42626" w:rsidRDefault="00827DBC" w:rsidP="001E05F1">
      <w:pPr>
        <w:jc w:val="center"/>
        <w:rPr>
          <w:lang w:val="fr-FR"/>
        </w:rPr>
      </w:pPr>
      <w:del w:id="30" w:author="Julien Lebranchu" w:date="2016-04-01T08:08:00Z">
        <w:r w:rsidRPr="00A42626">
          <w:rPr>
            <w:noProof/>
            <w:lang w:val="fr-FR" w:eastAsia="fr-FR"/>
          </w:rPr>
          <w:lastRenderedPageBreak/>
          <w:drawing>
            <wp:inline distT="0" distB="0" distL="0" distR="0" wp14:anchorId="6C5CE594" wp14:editId="42E042A5">
              <wp:extent cx="4999566" cy="3600000"/>
              <wp:effectExtent l="0" t="0" r="0" b="635"/>
              <wp:docPr id="32" name="akado_installer_panel5.png" descr="\\VBOXSVR\Projets\AKaDo\user_guide\img\akado_installer_pane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5.png"/>
                      <pic:cNvPicPr/>
                    </pic:nvPicPr>
                    <pic:blipFill>
                      <a:blip r:link="rId27" cstate="print"/>
                      <a:stretch>
                        <a:fillRect/>
                      </a:stretch>
                    </pic:blipFill>
                    <pic:spPr>
                      <a:xfrm>
                        <a:off x="0" y="0"/>
                        <a:ext cx="4999566" cy="3600000"/>
                      </a:xfrm>
                      <a:prstGeom prst="rect">
                        <a:avLst/>
                      </a:prstGeom>
                    </pic:spPr>
                  </pic:pic>
                </a:graphicData>
              </a:graphic>
            </wp:inline>
          </w:drawing>
        </w:r>
      </w:del>
      <w:ins w:id="31" w:author="Julien Lebranchu" w:date="2016-04-01T08:08:00Z">
        <w:r w:rsidRPr="00A42626">
          <w:rPr>
            <w:noProof/>
            <w:lang w:val="fr-FR" w:eastAsia="fr-FR"/>
          </w:rPr>
          <w:drawing>
            <wp:inline distT="0" distB="0" distL="0" distR="0" wp14:anchorId="7D98DCFF" wp14:editId="6C630C82">
              <wp:extent cx="4999566" cy="3600000"/>
              <wp:effectExtent l="0" t="0" r="0" b="635"/>
              <wp:docPr id="27" name="akado_installer_panel5.png" descr="\\VBOXSVR\Projets\AKaDo\user_guide\img\akado_installer_pane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5.png"/>
                      <pic:cNvPicPr/>
                    </pic:nvPicPr>
                    <pic:blipFill>
                      <a:blip r:link="rId27"/>
                      <a:stretch>
                        <a:fillRect/>
                      </a:stretch>
                    </pic:blipFill>
                    <pic:spPr>
                      <a:xfrm>
                        <a:off x="0" y="0"/>
                        <a:ext cx="4999566" cy="3600000"/>
                      </a:xfrm>
                      <a:prstGeom prst="rect">
                        <a:avLst/>
                      </a:prstGeom>
                    </pic:spPr>
                  </pic:pic>
                </a:graphicData>
              </a:graphic>
            </wp:inline>
          </w:drawing>
        </w:r>
      </w:ins>
      <w:r w:rsidR="00AA0D5F" w:rsidRPr="00A42626">
        <w:rPr>
          <w:lang w:val="fr-FR"/>
        </w:rPr>
        <w:br w:type="page"/>
      </w:r>
    </w:p>
    <w:p w:rsidR="001E05F1" w:rsidRPr="00A42626" w:rsidRDefault="00637F2F" w:rsidP="001E05F1">
      <w:pPr>
        <w:pStyle w:val="Paragraphedeliste"/>
        <w:numPr>
          <w:ilvl w:val="0"/>
          <w:numId w:val="29"/>
        </w:numPr>
        <w:spacing w:after="200" w:line="276" w:lineRule="auto"/>
        <w:rPr>
          <w:lang w:val="fr-FR"/>
        </w:rPr>
      </w:pPr>
      <w:r w:rsidRPr="00A42626">
        <w:rPr>
          <w:lang w:val="fr-FR"/>
        </w:rPr>
        <w:lastRenderedPageBreak/>
        <w:t>Le panneau présente des informations sur l'installation. Appuyez sur « Suivant » pour continuer et commencer l'installation.</w:t>
      </w:r>
    </w:p>
    <w:p w:rsidR="001123A1" w:rsidRPr="00A42626" w:rsidRDefault="000811F5" w:rsidP="002205A2">
      <w:pPr>
        <w:spacing w:after="200" w:line="276" w:lineRule="auto"/>
        <w:ind w:left="360"/>
        <w:jc w:val="center"/>
        <w:rPr>
          <w:del w:id="32" w:author="Julien Lebranchu" w:date="2016-04-01T08:08:00Z"/>
          <w:lang w:val="fr-FR"/>
        </w:rPr>
      </w:pPr>
      <w:del w:id="33" w:author="Julien Lebranchu" w:date="2016-04-01T08:08:00Z">
        <w:r w:rsidRPr="00A42626">
          <w:rPr>
            <w:noProof/>
            <w:lang w:val="fr-FR" w:eastAsia="fr-FR"/>
          </w:rPr>
          <w:drawing>
            <wp:inline distT="0" distB="0" distL="0" distR="0" wp14:anchorId="5D2EBACB" wp14:editId="64C0D3B0">
              <wp:extent cx="5000400" cy="3600000"/>
              <wp:effectExtent l="0" t="0" r="0" b="635"/>
              <wp:docPr id="33" name="akado_installer_panel6.png" descr="\\VBOXSVR\Projets\AKaDo\user_guide\img\akado_installer_pane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6.png"/>
                      <pic:cNvPicPr/>
                    </pic:nvPicPr>
                    <pic:blipFill>
                      <a:blip r:link="rId28" cstate="print"/>
                      <a:stretch>
                        <a:fillRect/>
                      </a:stretch>
                    </pic:blipFill>
                    <pic:spPr>
                      <a:xfrm>
                        <a:off x="0" y="0"/>
                        <a:ext cx="5000400" cy="3600000"/>
                      </a:xfrm>
                      <a:prstGeom prst="rect">
                        <a:avLst/>
                      </a:prstGeom>
                    </pic:spPr>
                  </pic:pic>
                </a:graphicData>
              </a:graphic>
            </wp:inline>
          </w:drawing>
        </w:r>
      </w:del>
    </w:p>
    <w:p w:rsidR="001123A1" w:rsidRPr="00A42626" w:rsidRDefault="000811F5" w:rsidP="002205A2">
      <w:pPr>
        <w:spacing w:after="200" w:line="276" w:lineRule="auto"/>
        <w:ind w:left="360"/>
        <w:jc w:val="center"/>
        <w:rPr>
          <w:ins w:id="34" w:author="Julien Lebranchu" w:date="2016-04-01T08:08:00Z"/>
          <w:lang w:val="fr-FR"/>
        </w:rPr>
      </w:pPr>
      <w:ins w:id="35" w:author="Julien Lebranchu" w:date="2016-04-01T08:08:00Z">
        <w:r w:rsidRPr="00A42626">
          <w:rPr>
            <w:noProof/>
            <w:lang w:val="fr-FR" w:eastAsia="fr-FR"/>
          </w:rPr>
          <w:drawing>
            <wp:inline distT="0" distB="0" distL="0" distR="0" wp14:anchorId="2EE3CA65" wp14:editId="73D83F35">
              <wp:extent cx="5000400" cy="3600000"/>
              <wp:effectExtent l="0" t="0" r="0" b="635"/>
              <wp:docPr id="29" name="akado_installer_panel6.png" descr="\\VBOXSVR\Projets\AKaDo\user_guide\img\akado_installer_pane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6.png"/>
                      <pic:cNvPicPr/>
                    </pic:nvPicPr>
                    <pic:blipFill>
                      <a:blip r:link="rId28"/>
                      <a:stretch>
                        <a:fillRect/>
                      </a:stretch>
                    </pic:blipFill>
                    <pic:spPr>
                      <a:xfrm>
                        <a:off x="0" y="0"/>
                        <a:ext cx="5000400" cy="3600000"/>
                      </a:xfrm>
                      <a:prstGeom prst="rect">
                        <a:avLst/>
                      </a:prstGeom>
                    </pic:spPr>
                  </pic:pic>
                </a:graphicData>
              </a:graphic>
            </wp:inline>
          </w:drawing>
        </w:r>
      </w:ins>
    </w:p>
    <w:p w:rsidR="00932014" w:rsidRPr="00A42626" w:rsidRDefault="00580282" w:rsidP="00932014">
      <w:pPr>
        <w:pStyle w:val="Paragraphedeliste"/>
        <w:numPr>
          <w:ilvl w:val="0"/>
          <w:numId w:val="29"/>
        </w:numPr>
        <w:spacing w:after="200" w:line="276" w:lineRule="auto"/>
        <w:rPr>
          <w:lang w:val="fr-FR"/>
        </w:rPr>
      </w:pPr>
      <w:r w:rsidRPr="00A42626">
        <w:rPr>
          <w:lang w:val="fr-FR"/>
        </w:rPr>
        <w:t>L’installation est en cours.</w:t>
      </w:r>
    </w:p>
    <w:p w:rsidR="0051706E" w:rsidRPr="00A42626" w:rsidRDefault="000811F5" w:rsidP="00932014">
      <w:pPr>
        <w:spacing w:after="200" w:line="276" w:lineRule="auto"/>
        <w:ind w:left="360"/>
        <w:jc w:val="center"/>
        <w:rPr>
          <w:del w:id="36" w:author="Julien Lebranchu" w:date="2016-04-01T08:08:00Z"/>
          <w:lang w:val="fr-FR"/>
        </w:rPr>
      </w:pPr>
      <w:del w:id="37" w:author="Julien Lebranchu" w:date="2016-04-01T08:08:00Z">
        <w:r w:rsidRPr="00A42626">
          <w:rPr>
            <w:noProof/>
            <w:lang w:val="fr-FR" w:eastAsia="fr-FR"/>
          </w:rPr>
          <w:lastRenderedPageBreak/>
          <w:drawing>
            <wp:inline distT="0" distB="0" distL="0" distR="0" wp14:anchorId="31040D56" wp14:editId="038056FD">
              <wp:extent cx="5000400" cy="3600000"/>
              <wp:effectExtent l="0" t="0" r="0" b="635"/>
              <wp:docPr id="34" name="akado_installer_panel7.png" descr="\\VBOXSVR\Projets\AKaDo\user_guide\img\akado_installer_pane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7.png"/>
                      <pic:cNvPicPr/>
                    </pic:nvPicPr>
                    <pic:blipFill>
                      <a:blip r:link="rId29" cstate="print"/>
                      <a:stretch>
                        <a:fillRect/>
                      </a:stretch>
                    </pic:blipFill>
                    <pic:spPr>
                      <a:xfrm>
                        <a:off x="0" y="0"/>
                        <a:ext cx="5000400" cy="3600000"/>
                      </a:xfrm>
                      <a:prstGeom prst="rect">
                        <a:avLst/>
                      </a:prstGeom>
                    </pic:spPr>
                  </pic:pic>
                </a:graphicData>
              </a:graphic>
            </wp:inline>
          </w:drawing>
        </w:r>
      </w:del>
    </w:p>
    <w:p w:rsidR="0051706E" w:rsidRPr="00A42626" w:rsidRDefault="000811F5" w:rsidP="00932014">
      <w:pPr>
        <w:spacing w:after="200" w:line="276" w:lineRule="auto"/>
        <w:ind w:left="360"/>
        <w:jc w:val="center"/>
        <w:rPr>
          <w:ins w:id="38" w:author="Julien Lebranchu" w:date="2016-04-01T08:08:00Z"/>
          <w:lang w:val="fr-FR"/>
        </w:rPr>
      </w:pPr>
      <w:ins w:id="39" w:author="Julien Lebranchu" w:date="2016-04-01T08:08:00Z">
        <w:r w:rsidRPr="00A42626">
          <w:rPr>
            <w:noProof/>
            <w:lang w:val="fr-FR" w:eastAsia="fr-FR"/>
          </w:rPr>
          <w:drawing>
            <wp:inline distT="0" distB="0" distL="0" distR="0" wp14:anchorId="49FDCF23" wp14:editId="2900475C">
              <wp:extent cx="5000400" cy="3600000"/>
              <wp:effectExtent l="0" t="0" r="0" b="635"/>
              <wp:docPr id="30" name="akado_installer_panel7.png" descr="\\VBOXSVR\Projets\AKaDo\user_guide\img\akado_installer_pane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7.png"/>
                      <pic:cNvPicPr/>
                    </pic:nvPicPr>
                    <pic:blipFill>
                      <a:blip r:link="rId29"/>
                      <a:stretch>
                        <a:fillRect/>
                      </a:stretch>
                    </pic:blipFill>
                    <pic:spPr>
                      <a:xfrm>
                        <a:off x="0" y="0"/>
                        <a:ext cx="5000400" cy="3600000"/>
                      </a:xfrm>
                      <a:prstGeom prst="rect">
                        <a:avLst/>
                      </a:prstGeom>
                    </pic:spPr>
                  </pic:pic>
                </a:graphicData>
              </a:graphic>
            </wp:inline>
          </w:drawing>
        </w:r>
      </w:ins>
    </w:p>
    <w:p w:rsidR="00D2750E" w:rsidRPr="00A42626" w:rsidRDefault="00D2750E">
      <w:pPr>
        <w:spacing w:after="200" w:line="276" w:lineRule="auto"/>
        <w:rPr>
          <w:lang w:val="fr-FR"/>
        </w:rPr>
      </w:pPr>
      <w:r w:rsidRPr="00A42626">
        <w:rPr>
          <w:lang w:val="fr-FR"/>
        </w:rPr>
        <w:br w:type="page"/>
      </w:r>
    </w:p>
    <w:p w:rsidR="00A45C1A" w:rsidRPr="00A42626" w:rsidRDefault="00D2750E" w:rsidP="00D2750E">
      <w:pPr>
        <w:pStyle w:val="Paragraphedeliste"/>
        <w:numPr>
          <w:ilvl w:val="0"/>
          <w:numId w:val="29"/>
        </w:numPr>
        <w:spacing w:after="200" w:line="276" w:lineRule="auto"/>
        <w:rPr>
          <w:lang w:val="fr-FR"/>
        </w:rPr>
      </w:pPr>
      <w:r w:rsidRPr="00A42626">
        <w:rPr>
          <w:lang w:val="fr-FR"/>
        </w:rPr>
        <w:lastRenderedPageBreak/>
        <w:t>L’i</w:t>
      </w:r>
      <w:r w:rsidR="00A45C1A" w:rsidRPr="00A42626">
        <w:rPr>
          <w:lang w:val="fr-FR"/>
        </w:rPr>
        <w:t xml:space="preserve">nstallation </w:t>
      </w:r>
      <w:r w:rsidRPr="00A42626">
        <w:rPr>
          <w:lang w:val="fr-FR"/>
        </w:rPr>
        <w:t>est terminé</w:t>
      </w:r>
      <w:r w:rsidR="007F5A83" w:rsidRPr="00A42626">
        <w:rPr>
          <w:lang w:val="fr-FR"/>
        </w:rPr>
        <w:t>e</w:t>
      </w:r>
      <w:r w:rsidR="00A45C1A" w:rsidRPr="00A42626">
        <w:rPr>
          <w:lang w:val="fr-FR"/>
        </w:rPr>
        <w:t>.</w:t>
      </w:r>
    </w:p>
    <w:p w:rsidR="0051706E" w:rsidRPr="00A42626" w:rsidRDefault="0051706E" w:rsidP="00944CFA">
      <w:pPr>
        <w:pStyle w:val="Paragraphedeliste"/>
        <w:spacing w:after="200" w:line="276" w:lineRule="auto"/>
        <w:jc w:val="center"/>
        <w:rPr>
          <w:lang w:val="fr-FR"/>
        </w:rPr>
      </w:pPr>
    </w:p>
    <w:p w:rsidR="002A1DE8" w:rsidRPr="00A42626" w:rsidRDefault="000811F5" w:rsidP="00944CFA">
      <w:pPr>
        <w:pStyle w:val="Paragraphedeliste"/>
        <w:spacing w:after="200" w:line="276" w:lineRule="auto"/>
        <w:jc w:val="center"/>
        <w:rPr>
          <w:del w:id="40" w:author="Julien Lebranchu" w:date="2016-04-01T08:08:00Z"/>
          <w:lang w:val="fr-FR"/>
        </w:rPr>
      </w:pPr>
      <w:del w:id="41" w:author="Julien Lebranchu" w:date="2016-04-01T08:08:00Z">
        <w:r w:rsidRPr="00A42626">
          <w:rPr>
            <w:noProof/>
            <w:lang w:val="fr-FR" w:eastAsia="fr-FR"/>
          </w:rPr>
          <w:drawing>
            <wp:inline distT="0" distB="0" distL="0" distR="0" wp14:anchorId="2B641BBD" wp14:editId="3A88EDDD">
              <wp:extent cx="4999565" cy="3600000"/>
              <wp:effectExtent l="0" t="0" r="0" b="635"/>
              <wp:docPr id="35" name="akado_installer_panel8.png" descr="\\VBOXSVR\Projets\AKaDo\user_guide\img\akado_installer_panel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8.png"/>
                      <pic:cNvPicPr/>
                    </pic:nvPicPr>
                    <pic:blipFill>
                      <a:blip r:link="rId30" cstate="print"/>
                      <a:stretch>
                        <a:fillRect/>
                      </a:stretch>
                    </pic:blipFill>
                    <pic:spPr>
                      <a:xfrm>
                        <a:off x="0" y="0"/>
                        <a:ext cx="4999565" cy="3600000"/>
                      </a:xfrm>
                      <a:prstGeom prst="rect">
                        <a:avLst/>
                      </a:prstGeom>
                    </pic:spPr>
                  </pic:pic>
                </a:graphicData>
              </a:graphic>
            </wp:inline>
          </w:drawing>
        </w:r>
      </w:del>
    </w:p>
    <w:p w:rsidR="002A1DE8" w:rsidRPr="00A42626" w:rsidRDefault="000811F5" w:rsidP="00944CFA">
      <w:pPr>
        <w:pStyle w:val="Paragraphedeliste"/>
        <w:spacing w:after="200" w:line="276" w:lineRule="auto"/>
        <w:jc w:val="center"/>
        <w:rPr>
          <w:ins w:id="42" w:author="Julien Lebranchu" w:date="2016-04-01T08:08:00Z"/>
          <w:lang w:val="fr-FR"/>
        </w:rPr>
      </w:pPr>
      <w:ins w:id="43" w:author="Julien Lebranchu" w:date="2016-04-01T08:08:00Z">
        <w:r w:rsidRPr="00A42626">
          <w:rPr>
            <w:noProof/>
            <w:lang w:val="fr-FR" w:eastAsia="fr-FR"/>
          </w:rPr>
          <w:drawing>
            <wp:inline distT="0" distB="0" distL="0" distR="0" wp14:anchorId="0ABE5F81" wp14:editId="44628B7D">
              <wp:extent cx="4999565" cy="3600000"/>
              <wp:effectExtent l="0" t="0" r="0" b="635"/>
              <wp:docPr id="31" name="akado_installer_panel8.png" descr="\\VBOXSVR\Projets\AKaDo\user_guide\img\akado_installer_panel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8.png"/>
                      <pic:cNvPicPr/>
                    </pic:nvPicPr>
                    <pic:blipFill>
                      <a:blip r:link="rId30"/>
                      <a:stretch>
                        <a:fillRect/>
                      </a:stretch>
                    </pic:blipFill>
                    <pic:spPr>
                      <a:xfrm>
                        <a:off x="0" y="0"/>
                        <a:ext cx="4999565" cy="3600000"/>
                      </a:xfrm>
                      <a:prstGeom prst="rect">
                        <a:avLst/>
                      </a:prstGeom>
                    </pic:spPr>
                  </pic:pic>
                </a:graphicData>
              </a:graphic>
            </wp:inline>
          </w:drawing>
        </w:r>
      </w:ins>
    </w:p>
    <w:p w:rsidR="00013DF1" w:rsidRPr="00A42626" w:rsidRDefault="00013DF1" w:rsidP="00013DF1">
      <w:pPr>
        <w:pStyle w:val="Titre2"/>
        <w:rPr>
          <w:rFonts w:eastAsia="Times New Roman"/>
          <w:lang w:val="fr-FR" w:eastAsia="fr-FR"/>
        </w:rPr>
      </w:pPr>
      <w:r w:rsidRPr="00A42626">
        <w:rPr>
          <w:rFonts w:eastAsia="Times New Roman"/>
          <w:lang w:val="fr-FR" w:eastAsia="fr-FR"/>
        </w:rPr>
        <w:t>Procédure de désinstallation</w:t>
      </w:r>
    </w:p>
    <w:p w:rsidR="00013DF1" w:rsidRPr="00A42626" w:rsidRDefault="00013DF1" w:rsidP="00013DF1">
      <w:pPr>
        <w:spacing w:before="100" w:beforeAutospacing="1" w:after="100" w:afterAutospacing="1" w:line="240" w:lineRule="auto"/>
        <w:rPr>
          <w:rFonts w:eastAsia="Times New Roman" w:cs="Times New Roman"/>
          <w:sz w:val="24"/>
          <w:szCs w:val="24"/>
          <w:lang w:val="fr-FR" w:eastAsia="fr-FR"/>
        </w:rPr>
      </w:pPr>
      <w:r w:rsidRPr="00A42626">
        <w:rPr>
          <w:rFonts w:eastAsia="Times New Roman" w:cs="Times New Roman"/>
          <w:sz w:val="24"/>
          <w:szCs w:val="24"/>
          <w:lang w:val="fr-FR" w:eastAsia="fr-FR"/>
        </w:rPr>
        <w:t xml:space="preserve">Pour désinstaller </w:t>
      </w:r>
      <w:r w:rsidRPr="00A42626">
        <w:rPr>
          <w:rFonts w:eastAsia="Times New Roman" w:cs="Times New Roman"/>
          <w:b/>
          <w:bCs/>
          <w:sz w:val="24"/>
          <w:szCs w:val="24"/>
          <w:lang w:val="fr-FR" w:eastAsia="fr-FR"/>
        </w:rPr>
        <w:t>AKaDo</w:t>
      </w:r>
      <w:r w:rsidRPr="00A42626">
        <w:rPr>
          <w:rFonts w:eastAsia="Times New Roman" w:cs="Times New Roman"/>
          <w:sz w:val="24"/>
          <w:szCs w:val="24"/>
          <w:lang w:val="fr-FR" w:eastAsia="fr-FR"/>
        </w:rPr>
        <w:t xml:space="preserve">, </w:t>
      </w:r>
      <w:r w:rsidR="00984A38" w:rsidRPr="00A42626">
        <w:rPr>
          <w:rFonts w:eastAsia="Times New Roman" w:cs="Times New Roman"/>
          <w:sz w:val="24"/>
          <w:szCs w:val="24"/>
          <w:lang w:val="fr-FR" w:eastAsia="fr-FR"/>
        </w:rPr>
        <w:t xml:space="preserve">vous pouvez </w:t>
      </w:r>
      <w:r w:rsidR="00F52ED1" w:rsidRPr="00A42626">
        <w:rPr>
          <w:rFonts w:eastAsia="Times New Roman" w:cs="Times New Roman"/>
          <w:sz w:val="24"/>
          <w:szCs w:val="24"/>
          <w:lang w:val="fr-FR" w:eastAsia="fr-FR"/>
        </w:rPr>
        <w:t>suivre la procédure :</w:t>
      </w:r>
    </w:p>
    <w:p w:rsidR="00013DF1" w:rsidRPr="00A42626" w:rsidRDefault="00013DF1" w:rsidP="00013DF1">
      <w:pPr>
        <w:numPr>
          <w:ilvl w:val="0"/>
          <w:numId w:val="30"/>
        </w:numPr>
        <w:spacing w:before="100" w:beforeAutospacing="1" w:after="100" w:afterAutospacing="1" w:line="240" w:lineRule="auto"/>
        <w:rPr>
          <w:rFonts w:eastAsia="Times New Roman" w:cs="Times New Roman"/>
          <w:sz w:val="24"/>
          <w:szCs w:val="24"/>
          <w:lang w:val="fr-FR" w:eastAsia="fr-FR"/>
        </w:rPr>
      </w:pPr>
      <w:r w:rsidRPr="00A42626">
        <w:rPr>
          <w:rFonts w:eastAsia="Times New Roman" w:cs="Times New Roman"/>
          <w:sz w:val="24"/>
          <w:szCs w:val="24"/>
          <w:lang w:val="fr-FR" w:eastAsia="fr-FR"/>
        </w:rPr>
        <w:lastRenderedPageBreak/>
        <w:t xml:space="preserve">Vous devez cliquer sur le raccourci du </w:t>
      </w:r>
      <w:r w:rsidR="00AD023F" w:rsidRPr="00A42626">
        <w:rPr>
          <w:rFonts w:eastAsia="Times New Roman" w:cs="Times New Roman"/>
          <w:sz w:val="24"/>
          <w:szCs w:val="24"/>
          <w:lang w:val="fr-FR" w:eastAsia="fr-FR"/>
        </w:rPr>
        <w:t>programme de désinstallation s‘</w:t>
      </w:r>
      <w:r w:rsidRPr="00A42626">
        <w:rPr>
          <w:rFonts w:eastAsia="Times New Roman" w:cs="Times New Roman"/>
          <w:sz w:val="24"/>
          <w:szCs w:val="24"/>
          <w:lang w:val="fr-FR" w:eastAsia="fr-FR"/>
        </w:rPr>
        <w:t>il existe dans le menu du système d'exploitation, ou vous pouvez également exécuter le programme de désinstallation qui se trouve dans le répertoire de l'application. Si vous n'avez pas modifié ce réperto</w:t>
      </w:r>
      <w:r w:rsidR="000A6663">
        <w:rPr>
          <w:rFonts w:eastAsia="Times New Roman" w:cs="Times New Roman"/>
          <w:sz w:val="24"/>
          <w:szCs w:val="24"/>
          <w:lang w:val="fr-FR" w:eastAsia="fr-FR"/>
        </w:rPr>
        <w:t>ire au moment de l'installation :</w:t>
      </w:r>
    </w:p>
    <w:p w:rsidR="00013DF1" w:rsidRPr="00A42626" w:rsidRDefault="000A6663" w:rsidP="00013DF1">
      <w:pPr>
        <w:numPr>
          <w:ilvl w:val="1"/>
          <w:numId w:val="30"/>
        </w:numPr>
        <w:spacing w:before="100" w:beforeAutospacing="1" w:after="100" w:afterAutospacing="1" w:line="240" w:lineRule="auto"/>
        <w:rPr>
          <w:rFonts w:eastAsia="Times New Roman" w:cs="Times New Roman"/>
          <w:sz w:val="24"/>
          <w:szCs w:val="24"/>
          <w:lang w:val="fr-FR" w:eastAsia="fr-FR"/>
        </w:rPr>
      </w:pPr>
      <w:r>
        <w:rPr>
          <w:rFonts w:eastAsia="Times New Roman" w:cs="Times New Roman"/>
          <w:sz w:val="24"/>
          <w:szCs w:val="24"/>
          <w:lang w:val="fr-FR" w:eastAsia="fr-FR"/>
        </w:rPr>
        <w:t>S</w:t>
      </w:r>
      <w:r w:rsidR="00013DF1" w:rsidRPr="00A42626">
        <w:rPr>
          <w:rFonts w:eastAsia="Times New Roman" w:cs="Times New Roman"/>
          <w:sz w:val="24"/>
          <w:szCs w:val="24"/>
          <w:lang w:val="fr-FR" w:eastAsia="fr-FR"/>
        </w:rPr>
        <w:t xml:space="preserve">ous Windows, le fichier de désinstallation devrait être dans </w:t>
      </w:r>
      <w:r w:rsidR="00013DF1" w:rsidRPr="00A42626">
        <w:rPr>
          <w:rFonts w:ascii="Courier New" w:eastAsia="Times New Roman" w:hAnsi="Courier New" w:cs="Courier New"/>
          <w:sz w:val="20"/>
          <w:szCs w:val="20"/>
          <w:lang w:val="fr-FR" w:eastAsia="fr-FR"/>
        </w:rPr>
        <w:t>C:\Obs_Thonier\AKaDo2\Uninstaller</w:t>
      </w:r>
      <w:r w:rsidR="00013DF1" w:rsidRPr="00A42626">
        <w:rPr>
          <w:rFonts w:eastAsia="Times New Roman" w:cs="Times New Roman"/>
          <w:sz w:val="24"/>
          <w:szCs w:val="24"/>
          <w:lang w:val="fr-FR" w:eastAsia="fr-FR"/>
        </w:rPr>
        <w:t>;</w:t>
      </w:r>
    </w:p>
    <w:p w:rsidR="00013DF1" w:rsidRPr="00A42626" w:rsidRDefault="000A6663" w:rsidP="00013DF1">
      <w:pPr>
        <w:numPr>
          <w:ilvl w:val="1"/>
          <w:numId w:val="30"/>
        </w:numPr>
        <w:spacing w:before="100" w:beforeAutospacing="1" w:after="100" w:afterAutospacing="1" w:line="240" w:lineRule="auto"/>
        <w:rPr>
          <w:rFonts w:eastAsia="Times New Roman" w:cs="Times New Roman"/>
          <w:sz w:val="24"/>
          <w:szCs w:val="24"/>
          <w:lang w:val="fr-FR" w:eastAsia="fr-FR"/>
        </w:rPr>
      </w:pPr>
      <w:r>
        <w:rPr>
          <w:rFonts w:eastAsia="Times New Roman" w:cs="Times New Roman"/>
          <w:sz w:val="24"/>
          <w:szCs w:val="24"/>
          <w:lang w:val="fr-FR" w:eastAsia="fr-FR"/>
        </w:rPr>
        <w:t>S</w:t>
      </w:r>
      <w:r w:rsidR="00013DF1" w:rsidRPr="00A42626">
        <w:rPr>
          <w:rFonts w:eastAsia="Times New Roman" w:cs="Times New Roman"/>
          <w:sz w:val="24"/>
          <w:szCs w:val="24"/>
          <w:lang w:val="fr-FR" w:eastAsia="fr-FR"/>
        </w:rPr>
        <w:t xml:space="preserve">ous Linux, le fichier de désinstallation devrait être dans </w:t>
      </w:r>
      <w:r w:rsidR="005912E5">
        <w:rPr>
          <w:rFonts w:ascii="Courier New" w:eastAsia="Times New Roman" w:hAnsi="Courier New" w:cs="Courier New"/>
          <w:sz w:val="20"/>
          <w:szCs w:val="20"/>
          <w:lang w:val="fr-FR" w:eastAsia="fr-FR"/>
        </w:rPr>
        <w:t>/opt</w:t>
      </w:r>
      <w:r w:rsidR="00013DF1" w:rsidRPr="00A42626">
        <w:rPr>
          <w:rFonts w:ascii="Courier New" w:eastAsia="Times New Roman" w:hAnsi="Courier New" w:cs="Courier New"/>
          <w:sz w:val="20"/>
          <w:szCs w:val="20"/>
          <w:lang w:val="fr-FR" w:eastAsia="fr-FR"/>
        </w:rPr>
        <w:t>/AKaDo2/Uninstaller</w:t>
      </w:r>
      <w:r w:rsidR="00013DF1" w:rsidRPr="00A42626">
        <w:rPr>
          <w:rFonts w:eastAsia="Times New Roman" w:cs="Times New Roman"/>
          <w:sz w:val="24"/>
          <w:szCs w:val="24"/>
          <w:lang w:val="fr-FR" w:eastAsia="fr-FR"/>
        </w:rPr>
        <w:t>.</w:t>
      </w:r>
    </w:p>
    <w:p w:rsidR="00013DF1" w:rsidRPr="00A42626" w:rsidRDefault="00F52ED1" w:rsidP="00013DF1">
      <w:pPr>
        <w:numPr>
          <w:ilvl w:val="0"/>
          <w:numId w:val="30"/>
        </w:numPr>
        <w:spacing w:before="100" w:beforeAutospacing="1" w:after="100" w:afterAutospacing="1" w:line="240" w:lineRule="auto"/>
        <w:rPr>
          <w:rFonts w:eastAsia="Times New Roman" w:cs="Times New Roman"/>
          <w:sz w:val="24"/>
          <w:szCs w:val="24"/>
          <w:lang w:val="fr-FR" w:eastAsia="fr-FR"/>
        </w:rPr>
      </w:pPr>
      <w:r w:rsidRPr="00A42626">
        <w:rPr>
          <w:rFonts w:eastAsia="Times New Roman" w:cs="Times New Roman"/>
          <w:sz w:val="24"/>
          <w:szCs w:val="24"/>
          <w:lang w:val="fr-FR" w:eastAsia="fr-FR"/>
        </w:rPr>
        <w:t xml:space="preserve">Uniquement si nécessaire, vous pouvez </w:t>
      </w:r>
      <w:r w:rsidR="00984A38" w:rsidRPr="00A42626">
        <w:rPr>
          <w:rFonts w:eastAsia="Times New Roman" w:cs="Times New Roman"/>
          <w:sz w:val="24"/>
          <w:szCs w:val="24"/>
          <w:lang w:val="fr-FR" w:eastAsia="fr-FR"/>
        </w:rPr>
        <w:t>supprimer</w:t>
      </w:r>
      <w:r w:rsidR="00AD023F" w:rsidRPr="00A42626">
        <w:rPr>
          <w:rFonts w:eastAsia="Times New Roman" w:cs="Times New Roman"/>
          <w:sz w:val="24"/>
          <w:szCs w:val="24"/>
          <w:lang w:val="fr-FR" w:eastAsia="fr-FR"/>
        </w:rPr>
        <w:t xml:space="preserve"> le</w:t>
      </w:r>
      <w:r w:rsidR="00013DF1" w:rsidRPr="00A42626">
        <w:rPr>
          <w:rFonts w:eastAsia="Times New Roman" w:cs="Times New Roman"/>
          <w:sz w:val="24"/>
          <w:szCs w:val="24"/>
          <w:lang w:val="fr-FR" w:eastAsia="fr-FR"/>
        </w:rPr>
        <w:t>s fichiers</w:t>
      </w:r>
      <w:r w:rsidR="00AD023F" w:rsidRPr="00A42626">
        <w:rPr>
          <w:rFonts w:eastAsia="Times New Roman" w:cs="Times New Roman"/>
          <w:sz w:val="24"/>
          <w:szCs w:val="24"/>
          <w:lang w:val="fr-FR" w:eastAsia="fr-FR"/>
        </w:rPr>
        <w:t xml:space="preserve"> de configuration</w:t>
      </w:r>
      <w:r w:rsidRPr="00A42626">
        <w:rPr>
          <w:rFonts w:eastAsia="Times New Roman" w:cs="Times New Roman"/>
          <w:sz w:val="24"/>
          <w:szCs w:val="24"/>
          <w:lang w:val="fr-FR" w:eastAsia="fr-FR"/>
        </w:rPr>
        <w:t xml:space="preserve"> en utilisant </w:t>
      </w:r>
      <w:r w:rsidR="00013DF1" w:rsidRPr="00A42626">
        <w:rPr>
          <w:rFonts w:eastAsia="Times New Roman" w:cs="Times New Roman"/>
          <w:sz w:val="24"/>
          <w:szCs w:val="24"/>
          <w:lang w:val="fr-FR" w:eastAsia="fr-FR"/>
        </w:rPr>
        <w:t xml:space="preserve">le script adapté à </w:t>
      </w:r>
      <w:r w:rsidR="00A453D3" w:rsidRPr="00A42626">
        <w:rPr>
          <w:rFonts w:eastAsia="Times New Roman" w:cs="Times New Roman"/>
          <w:sz w:val="24"/>
          <w:szCs w:val="24"/>
          <w:lang w:val="fr-FR" w:eastAsia="fr-FR"/>
        </w:rPr>
        <w:t>votre</w:t>
      </w:r>
      <w:r w:rsidR="00013DF1" w:rsidRPr="00A42626">
        <w:rPr>
          <w:rFonts w:eastAsia="Times New Roman" w:cs="Times New Roman"/>
          <w:sz w:val="24"/>
          <w:szCs w:val="24"/>
          <w:lang w:val="fr-FR" w:eastAsia="fr-FR"/>
        </w:rPr>
        <w:t xml:space="preserve"> système d'exploitation:</w:t>
      </w:r>
    </w:p>
    <w:p w:rsidR="00013DF1" w:rsidRPr="00A42626" w:rsidRDefault="00013DF1" w:rsidP="00013DF1">
      <w:pPr>
        <w:numPr>
          <w:ilvl w:val="1"/>
          <w:numId w:val="30"/>
        </w:numPr>
        <w:spacing w:before="100" w:beforeAutospacing="1" w:after="100" w:afterAutospacing="1" w:line="240" w:lineRule="auto"/>
        <w:rPr>
          <w:rFonts w:eastAsia="Times New Roman" w:cs="Times New Roman"/>
          <w:sz w:val="24"/>
          <w:szCs w:val="24"/>
          <w:lang w:val="fr-FR" w:eastAsia="fr-FR"/>
        </w:rPr>
      </w:pPr>
      <w:r w:rsidRPr="00A42626">
        <w:rPr>
          <w:rFonts w:eastAsia="Times New Roman" w:cs="Times New Roman"/>
          <w:sz w:val="24"/>
          <w:szCs w:val="24"/>
          <w:lang w:val="fr-FR" w:eastAsia="fr-FR"/>
        </w:rPr>
        <w:t xml:space="preserve">Sous Windows, par défaut, le script est </w:t>
      </w:r>
      <w:r w:rsidRPr="00A42626">
        <w:rPr>
          <w:rFonts w:ascii="Courier New" w:eastAsia="Times New Roman" w:hAnsi="Courier New" w:cs="Courier New"/>
          <w:sz w:val="20"/>
          <w:szCs w:val="20"/>
          <w:lang w:val="fr-FR" w:eastAsia="fr-FR"/>
        </w:rPr>
        <w:t>C:\Obs_Thonier\AKaDo2\</w:t>
      </w:r>
      <w:r w:rsidR="00984A38" w:rsidRPr="00A42626">
        <w:rPr>
          <w:rFonts w:ascii="Courier New" w:eastAsia="Times New Roman" w:hAnsi="Courier New" w:cs="Courier New"/>
          <w:sz w:val="20"/>
          <w:szCs w:val="20"/>
          <w:lang w:val="fr-FR" w:eastAsia="fr-FR"/>
        </w:rPr>
        <w:t>delete-config</w:t>
      </w:r>
      <w:r w:rsidRPr="00A42626">
        <w:rPr>
          <w:rFonts w:ascii="Courier New" w:eastAsia="Times New Roman" w:hAnsi="Courier New" w:cs="Courier New"/>
          <w:sz w:val="20"/>
          <w:szCs w:val="20"/>
          <w:lang w:val="fr-FR" w:eastAsia="fr-FR"/>
        </w:rPr>
        <w:t>.bat</w:t>
      </w:r>
      <w:r w:rsidRPr="00A42626">
        <w:rPr>
          <w:rFonts w:eastAsia="Times New Roman" w:cs="Times New Roman"/>
          <w:sz w:val="24"/>
          <w:szCs w:val="24"/>
          <w:lang w:val="fr-FR" w:eastAsia="fr-FR"/>
        </w:rPr>
        <w:t>.</w:t>
      </w:r>
    </w:p>
    <w:p w:rsidR="00013DF1" w:rsidRPr="00A42626" w:rsidRDefault="00013DF1" w:rsidP="00013DF1">
      <w:pPr>
        <w:numPr>
          <w:ilvl w:val="1"/>
          <w:numId w:val="30"/>
        </w:numPr>
        <w:spacing w:before="100" w:beforeAutospacing="1" w:after="100" w:afterAutospacing="1" w:line="240" w:lineRule="auto"/>
        <w:rPr>
          <w:rFonts w:eastAsia="Times New Roman" w:cs="Times New Roman"/>
          <w:sz w:val="24"/>
          <w:szCs w:val="24"/>
          <w:lang w:val="fr-FR" w:eastAsia="fr-FR"/>
        </w:rPr>
      </w:pPr>
      <w:r w:rsidRPr="00A42626">
        <w:rPr>
          <w:rFonts w:eastAsia="Times New Roman" w:cs="Times New Roman"/>
          <w:sz w:val="24"/>
          <w:szCs w:val="24"/>
          <w:lang w:val="fr-FR" w:eastAsia="fr-FR"/>
        </w:rPr>
        <w:t xml:space="preserve">Sous Linux, par défaut, le script est </w:t>
      </w:r>
      <w:r w:rsidR="005912E5">
        <w:rPr>
          <w:rFonts w:ascii="Courier New" w:eastAsia="Times New Roman" w:hAnsi="Courier New" w:cs="Courier New"/>
          <w:sz w:val="20"/>
          <w:szCs w:val="20"/>
          <w:lang w:val="fr-FR" w:eastAsia="fr-FR"/>
        </w:rPr>
        <w:t>/opt</w:t>
      </w:r>
      <w:r w:rsidRPr="00A42626">
        <w:rPr>
          <w:rFonts w:ascii="Courier New" w:eastAsia="Times New Roman" w:hAnsi="Courier New" w:cs="Courier New"/>
          <w:sz w:val="20"/>
          <w:szCs w:val="20"/>
          <w:lang w:val="fr-FR" w:eastAsia="fr-FR"/>
        </w:rPr>
        <w:t>/AKaDo2/</w:t>
      </w:r>
      <w:r w:rsidR="00984A38" w:rsidRPr="00A42626">
        <w:rPr>
          <w:rFonts w:ascii="Courier New" w:eastAsia="Times New Roman" w:hAnsi="Courier New" w:cs="Courier New"/>
          <w:sz w:val="20"/>
          <w:szCs w:val="20"/>
          <w:lang w:val="fr-FR" w:eastAsia="fr-FR"/>
        </w:rPr>
        <w:t>delete-config</w:t>
      </w:r>
      <w:r w:rsidRPr="00A42626">
        <w:rPr>
          <w:rFonts w:ascii="Courier New" w:eastAsia="Times New Roman" w:hAnsi="Courier New" w:cs="Courier New"/>
          <w:sz w:val="20"/>
          <w:szCs w:val="20"/>
          <w:lang w:val="fr-FR" w:eastAsia="fr-FR"/>
        </w:rPr>
        <w:t>.sh</w:t>
      </w:r>
      <w:r w:rsidRPr="00A42626">
        <w:rPr>
          <w:rFonts w:eastAsia="Times New Roman" w:cs="Times New Roman"/>
          <w:sz w:val="24"/>
          <w:szCs w:val="24"/>
          <w:lang w:val="fr-FR" w:eastAsia="fr-FR"/>
        </w:rPr>
        <w:t xml:space="preserve"> </w:t>
      </w:r>
    </w:p>
    <w:p w:rsidR="00743627" w:rsidRPr="00A42626" w:rsidRDefault="00743627">
      <w:pPr>
        <w:spacing w:after="200" w:line="276" w:lineRule="auto"/>
        <w:rPr>
          <w:rFonts w:asciiTheme="majorHAnsi" w:eastAsiaTheme="majorEastAsia" w:hAnsiTheme="majorHAnsi" w:cstheme="majorBidi"/>
          <w:caps/>
          <w:color w:val="775F55" w:themeColor="text2"/>
          <w:sz w:val="32"/>
          <w:szCs w:val="32"/>
          <w:lang w:val="fr-FR"/>
        </w:rPr>
      </w:pPr>
    </w:p>
    <w:p w:rsidR="00A438AC" w:rsidRPr="00A42626" w:rsidRDefault="00A438AC">
      <w:pPr>
        <w:spacing w:after="200" w:line="276" w:lineRule="auto"/>
        <w:rPr>
          <w:rFonts w:asciiTheme="majorHAnsi" w:eastAsiaTheme="majorEastAsia" w:hAnsiTheme="majorHAnsi" w:cstheme="majorBidi"/>
          <w:caps/>
          <w:color w:val="775F55" w:themeColor="text2"/>
          <w:sz w:val="32"/>
          <w:szCs w:val="32"/>
          <w:lang w:val="fr-FR"/>
        </w:rPr>
      </w:pPr>
      <w:r w:rsidRPr="00A42626">
        <w:rPr>
          <w:lang w:val="fr-FR"/>
        </w:rPr>
        <w:br w:type="page"/>
      </w:r>
    </w:p>
    <w:p w:rsidR="00123F20" w:rsidRPr="00A42626" w:rsidRDefault="00123F20" w:rsidP="00123F20">
      <w:pPr>
        <w:suppressAutoHyphens/>
        <w:spacing w:before="300" w:after="80" w:line="240" w:lineRule="auto"/>
        <w:jc w:val="both"/>
        <w:outlineLvl w:val="0"/>
        <w:rPr>
          <w:rFonts w:eastAsia="Tw Cen MT" w:cs="Tw Cen MT"/>
          <w:caps/>
          <w:color w:val="775F55"/>
          <w:sz w:val="32"/>
          <w:szCs w:val="32"/>
          <w:lang w:val="fr-FR"/>
        </w:rPr>
      </w:pPr>
      <w:bookmarkStart w:id="44" w:name="_Toc445880895"/>
      <w:r w:rsidRPr="00A42626">
        <w:rPr>
          <w:rFonts w:eastAsia="Tw Cen MT" w:cs="Tw Cen MT"/>
          <w:caps/>
          <w:color w:val="775F55"/>
          <w:sz w:val="32"/>
          <w:szCs w:val="32"/>
          <w:lang w:val="fr-FR"/>
        </w:rPr>
        <w:lastRenderedPageBreak/>
        <w:t>UTILISATION</w:t>
      </w:r>
      <w:bookmarkEnd w:id="44"/>
    </w:p>
    <w:p w:rsidR="00123F20" w:rsidRPr="00A42626" w:rsidRDefault="00123F20" w:rsidP="00123F20">
      <w:pPr>
        <w:suppressAutoHyphens/>
        <w:spacing w:before="240" w:after="80"/>
        <w:jc w:val="both"/>
        <w:outlineLvl w:val="1"/>
        <w:rPr>
          <w:rFonts w:eastAsia="Tw Cen MT" w:cs="Tw Cen MT"/>
          <w:b/>
          <w:bCs/>
          <w:color w:val="94B6D2"/>
          <w:spacing w:val="20"/>
          <w:sz w:val="28"/>
          <w:szCs w:val="28"/>
          <w:lang w:val="fr-FR"/>
        </w:rPr>
      </w:pPr>
      <w:bookmarkStart w:id="45" w:name="_Toc429984526"/>
      <w:bookmarkEnd w:id="45"/>
      <w:r w:rsidRPr="00A42626">
        <w:rPr>
          <w:rFonts w:eastAsia="Tw Cen MT" w:cs="Tw Cen MT"/>
          <w:b/>
          <w:bCs/>
          <w:color w:val="94B6D2"/>
          <w:spacing w:val="20"/>
          <w:sz w:val="28"/>
          <w:szCs w:val="28"/>
          <w:lang w:val="fr-FR"/>
        </w:rPr>
        <w:t>Lancer AKaDo</w:t>
      </w:r>
    </w:p>
    <w:p w:rsidR="00123F20" w:rsidRPr="00A42626" w:rsidRDefault="00123F20" w:rsidP="00123F20">
      <w:pPr>
        <w:suppressAutoHyphens/>
        <w:jc w:val="both"/>
        <w:rPr>
          <w:rFonts w:eastAsia="Tw Cen MT" w:cs="Tw Cen MT"/>
          <w:lang w:val="fr-FR"/>
        </w:rPr>
      </w:pPr>
      <w:r w:rsidRPr="00A42626">
        <w:rPr>
          <w:rFonts w:eastAsia="Tw Cen MT" w:cs="Tw Cen MT"/>
          <w:b/>
          <w:bCs/>
          <w:color w:val="DD8047"/>
          <w:lang w:val="fr-FR"/>
        </w:rPr>
        <w:t>Pour lancer AKaDo, vous pouvez exécuter le script qui se trouve dans le répertoire de l'application</w:t>
      </w:r>
      <w:r w:rsidRPr="00A42626">
        <w:rPr>
          <w:rFonts w:eastAsia="Tw Cen MT" w:cs="Tw Cen MT"/>
          <w:vertAlign w:val="superscript"/>
          <w:lang w:val="fr-FR"/>
        </w:rPr>
        <w:footnoteReference w:id="2"/>
      </w:r>
      <w:r w:rsidRPr="00A42626">
        <w:rPr>
          <w:rFonts w:eastAsia="Tw Cen MT" w:cs="Tw Cen MT"/>
          <w:b/>
          <w:bCs/>
          <w:color w:val="DD8047"/>
          <w:lang w:val="fr-FR"/>
        </w:rPr>
        <w:t>.</w:t>
      </w:r>
    </w:p>
    <w:p w:rsidR="00123F20" w:rsidRPr="00A42626" w:rsidRDefault="00123F20" w:rsidP="005759E7">
      <w:pPr>
        <w:rPr>
          <w:rFonts w:eastAsia="Times New Roman"/>
          <w:szCs w:val="24"/>
          <w:lang w:val="fr-FR"/>
        </w:rPr>
      </w:pPr>
      <w:r w:rsidRPr="00A42626">
        <w:rPr>
          <w:rFonts w:eastAsia="Tw Cen MT"/>
          <w:lang w:val="fr-FR"/>
        </w:rPr>
        <w:t xml:space="preserve">Lorsque vous exécutez AKaDo, l'interface est affichée (voir </w:t>
      </w:r>
      <w:r w:rsidRPr="00A42626">
        <w:rPr>
          <w:rFonts w:eastAsia="Tw Cen MT"/>
          <w:lang w:val="fr-FR"/>
        </w:rPr>
        <w:fldChar w:fldCharType="begin"/>
      </w:r>
      <w:r w:rsidRPr="00A42626">
        <w:rPr>
          <w:rFonts w:eastAsia="Tw Cen MT"/>
          <w:lang w:val="fr-FR"/>
        </w:rPr>
        <w:instrText>REF _Ref393203300 \h</w:instrText>
      </w:r>
      <w:r w:rsidRPr="00A42626">
        <w:rPr>
          <w:rFonts w:eastAsia="Tw Cen MT"/>
          <w:lang w:val="fr-FR"/>
        </w:rPr>
      </w:r>
      <w:r w:rsidRPr="00A42626">
        <w:rPr>
          <w:rFonts w:eastAsia="Tw Cen MT"/>
          <w:lang w:val="fr-FR"/>
        </w:rPr>
        <w:fldChar w:fldCharType="separate"/>
      </w:r>
      <w:r w:rsidRPr="00A42626">
        <w:rPr>
          <w:rFonts w:eastAsia="Tw Cen MT"/>
          <w:lang w:val="fr-FR"/>
        </w:rPr>
        <w:t>Figure 1</w:t>
      </w:r>
      <w:r w:rsidRPr="00A42626">
        <w:rPr>
          <w:rFonts w:eastAsia="Tw Cen MT"/>
          <w:lang w:val="fr-FR"/>
        </w:rPr>
        <w:fldChar w:fldCharType="end"/>
      </w:r>
      <w:r w:rsidRPr="00A42626">
        <w:rPr>
          <w:rFonts w:eastAsia="Tw Cen MT"/>
          <w:lang w:val="fr-FR"/>
        </w:rPr>
        <w:t xml:space="preserve">). Il y a quatre menus : Fichier, Option, VMS (Anapo) et Aide. </w:t>
      </w:r>
    </w:p>
    <w:p w:rsidR="005759E7" w:rsidRPr="00A42626" w:rsidRDefault="00123F20" w:rsidP="00A078EB">
      <w:pPr>
        <w:pStyle w:val="Paragraphedeliste"/>
        <w:numPr>
          <w:ilvl w:val="0"/>
          <w:numId w:val="31"/>
        </w:numPr>
        <w:suppressAutoHyphens/>
        <w:rPr>
          <w:rFonts w:eastAsia="Tw Cen MT" w:cs="Tw Cen MT"/>
          <w:lang w:val="fr-FR"/>
        </w:rPr>
      </w:pPr>
      <w:r w:rsidRPr="00A42626">
        <w:rPr>
          <w:rFonts w:eastAsia="Tw Cen MT"/>
          <w:lang w:val="fr-FR"/>
        </w:rPr>
        <w:t xml:space="preserve">Dans le menu fichier, vous pouvez charger une base de données AVDTH ou quitter l'application. </w:t>
      </w:r>
    </w:p>
    <w:p w:rsidR="005759E7" w:rsidRPr="00A42626" w:rsidRDefault="00123F20" w:rsidP="00123F20">
      <w:pPr>
        <w:pStyle w:val="Paragraphedeliste"/>
        <w:numPr>
          <w:ilvl w:val="0"/>
          <w:numId w:val="31"/>
        </w:numPr>
        <w:suppressAutoHyphens/>
        <w:rPr>
          <w:rFonts w:eastAsia="Tw Cen MT" w:cs="Tw Cen MT"/>
          <w:lang w:val="fr-FR"/>
        </w:rPr>
      </w:pPr>
      <w:r w:rsidRPr="00A42626">
        <w:rPr>
          <w:rFonts w:eastAsia="Tw Cen MT" w:cs="Tw Cen MT"/>
          <w:lang w:val="fr-FR"/>
        </w:rPr>
        <w:t>Dans le menu Option, vous pouvez choisir votre langue (nécessite un redémarrage), vous pouvez également activer/désactiver tous les inspecteurs.</w:t>
      </w:r>
    </w:p>
    <w:p w:rsidR="005759E7" w:rsidRPr="00A42626" w:rsidRDefault="00123F20" w:rsidP="00123F20">
      <w:pPr>
        <w:pStyle w:val="Paragraphedeliste"/>
        <w:numPr>
          <w:ilvl w:val="0"/>
          <w:numId w:val="31"/>
        </w:numPr>
        <w:suppressAutoHyphens/>
        <w:rPr>
          <w:rFonts w:eastAsia="Tw Cen MT" w:cs="Tw Cen MT"/>
          <w:lang w:val="fr-FR"/>
        </w:rPr>
      </w:pPr>
      <w:r w:rsidRPr="00A42626">
        <w:rPr>
          <w:rFonts w:eastAsia="Tw Cen MT" w:cs="Tw Cen MT"/>
          <w:lang w:val="fr-FR"/>
        </w:rPr>
        <w:t>Dans le menu VMS, vous pouvez gérer les fonctionnalités d’ANAPO (pour plus d'informations, consultez la section « </w:t>
      </w:r>
      <w:r w:rsidRPr="00A42626">
        <w:rPr>
          <w:rFonts w:eastAsia="Tw Cen MT" w:cs="Tw Cen MT"/>
          <w:lang w:val="fr-FR"/>
        </w:rPr>
        <w:fldChar w:fldCharType="begin"/>
      </w:r>
      <w:r w:rsidRPr="00A42626">
        <w:rPr>
          <w:rFonts w:eastAsia="Tw Cen MT" w:cs="Tw Cen MT"/>
          <w:lang w:val="fr-FR"/>
        </w:rPr>
        <w:instrText>REF _Ref430007081 \h</w:instrText>
      </w:r>
      <w:r w:rsidRPr="00A42626">
        <w:rPr>
          <w:rFonts w:eastAsia="Tw Cen MT" w:cs="Tw Cen MT"/>
          <w:lang w:val="fr-FR"/>
        </w:rPr>
      </w:r>
      <w:r w:rsidRPr="00A42626">
        <w:rPr>
          <w:rFonts w:eastAsia="Tw Cen MT" w:cs="Tw Cen MT"/>
          <w:lang w:val="fr-FR"/>
        </w:rPr>
        <w:fldChar w:fldCharType="separate"/>
      </w:r>
      <w:r w:rsidRPr="00A42626">
        <w:rPr>
          <w:rFonts w:eastAsia="Tw Cen MT" w:cs="Tw Cen MT"/>
          <w:lang w:val="fr-FR"/>
        </w:rPr>
        <w:t>Anapo (Seulement pour les membres de l’OT)</w:t>
      </w:r>
      <w:r w:rsidRPr="00A42626">
        <w:rPr>
          <w:rFonts w:eastAsia="Tw Cen MT" w:cs="Tw Cen MT"/>
          <w:lang w:val="fr-FR"/>
        </w:rPr>
        <w:fldChar w:fldCharType="end"/>
      </w:r>
      <w:r w:rsidRPr="00A42626">
        <w:rPr>
          <w:rFonts w:eastAsia="Tw Cen MT" w:cs="Tw Cen MT"/>
          <w:lang w:val="fr-FR"/>
        </w:rPr>
        <w:t xml:space="preserve"> » p. </w:t>
      </w:r>
      <w:r w:rsidRPr="00A42626">
        <w:rPr>
          <w:rFonts w:eastAsia="Tw Cen MT" w:cs="Tw Cen MT"/>
          <w:lang w:val="fr-FR"/>
        </w:rPr>
        <w:fldChar w:fldCharType="begin"/>
      </w:r>
      <w:r w:rsidRPr="00A42626">
        <w:rPr>
          <w:rFonts w:eastAsia="Tw Cen MT" w:cs="Tw Cen MT"/>
          <w:lang w:val="fr-FR"/>
        </w:rPr>
        <w:instrText>PAGEREF _Ref430007077 \h</w:instrText>
      </w:r>
      <w:r w:rsidRPr="00A42626">
        <w:rPr>
          <w:rFonts w:eastAsia="Tw Cen MT" w:cs="Tw Cen MT"/>
          <w:lang w:val="fr-FR"/>
        </w:rPr>
      </w:r>
      <w:r w:rsidRPr="00A42626">
        <w:rPr>
          <w:rFonts w:eastAsia="Tw Cen MT" w:cs="Tw Cen MT"/>
          <w:lang w:val="fr-FR"/>
        </w:rPr>
        <w:fldChar w:fldCharType="separate"/>
      </w:r>
      <w:r w:rsidRPr="00A42626">
        <w:rPr>
          <w:rFonts w:eastAsia="Tw Cen MT" w:cs="Tw Cen MT"/>
          <w:lang w:val="fr-FR"/>
        </w:rPr>
        <w:t>15</w:t>
      </w:r>
      <w:r w:rsidRPr="00A42626">
        <w:rPr>
          <w:rFonts w:eastAsia="Tw Cen MT" w:cs="Tw Cen MT"/>
          <w:lang w:val="fr-FR"/>
        </w:rPr>
        <w:fldChar w:fldCharType="end"/>
      </w:r>
      <w:r w:rsidRPr="00A42626">
        <w:rPr>
          <w:rFonts w:eastAsia="Tw Cen MT" w:cs="Tw Cen MT"/>
          <w:lang w:val="fr-FR"/>
        </w:rPr>
        <w:t>).</w:t>
      </w:r>
    </w:p>
    <w:p w:rsidR="00123F20" w:rsidRPr="00A42626" w:rsidRDefault="00123F20" w:rsidP="00123F20">
      <w:pPr>
        <w:pStyle w:val="Paragraphedeliste"/>
        <w:numPr>
          <w:ilvl w:val="0"/>
          <w:numId w:val="31"/>
        </w:numPr>
        <w:suppressAutoHyphens/>
        <w:rPr>
          <w:rFonts w:eastAsia="Tw Cen MT" w:cs="Tw Cen MT"/>
          <w:lang w:val="fr-FR"/>
        </w:rPr>
      </w:pPr>
      <w:r w:rsidRPr="00A42626">
        <w:rPr>
          <w:rFonts w:eastAsia="Tw Cen MT" w:cs="Tw Cen MT"/>
          <w:lang w:val="fr-FR"/>
        </w:rPr>
        <w:t>Dans le menu aide, vous pouvez voir les informations sur AKaDo.</w:t>
      </w:r>
    </w:p>
    <w:p w:rsidR="00123F20" w:rsidRPr="00A42626" w:rsidRDefault="00123F20" w:rsidP="00123F20">
      <w:pPr>
        <w:suppressAutoHyphens/>
        <w:jc w:val="center"/>
        <w:rPr>
          <w:rFonts w:eastAsia="Tw Cen MT" w:cs="Tw Cen MT"/>
          <w:lang w:val="fr-FR"/>
        </w:rPr>
      </w:pPr>
      <w:r w:rsidRPr="00A42626">
        <w:rPr>
          <w:rFonts w:eastAsia="Tw Cen MT" w:cs="Tw Cen MT"/>
          <w:noProof/>
          <w:lang w:val="fr-FR" w:eastAsia="fr-FR"/>
        </w:rPr>
        <w:drawing>
          <wp:inline distT="0" distB="0" distL="0" distR="0" wp14:anchorId="138E1A06" wp14:editId="4D8902F7">
            <wp:extent cx="5760720" cy="3600450"/>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pic:cNvPicPr>
                      <a:picLocks noChangeAspect="1" noChangeArrowheads="1"/>
                    </pic:cNvPicPr>
                  </pic:nvPicPr>
                  <pic:blipFill>
                    <a:blip r:embed="rId31"/>
                    <a:stretch>
                      <a:fillRect/>
                    </a:stretch>
                  </pic:blipFill>
                  <pic:spPr bwMode="auto">
                    <a:xfrm>
                      <a:off x="0" y="0"/>
                      <a:ext cx="5760720" cy="3600450"/>
                    </a:xfrm>
                    <a:prstGeom prst="rect">
                      <a:avLst/>
                    </a:prstGeom>
                    <a:noFill/>
                    <a:ln w="9525">
                      <a:noFill/>
                      <a:miter lim="800000"/>
                      <a:headEnd/>
                      <a:tailEnd/>
                    </a:ln>
                  </pic:spPr>
                </pic:pic>
              </a:graphicData>
            </a:graphic>
          </wp:inline>
        </w:drawing>
      </w:r>
      <w:r w:rsidRPr="00A42626">
        <w:rPr>
          <w:rFonts w:eastAsia="Tw Cen MT" w:cs="Tw Cen MT"/>
          <w:lang w:val="fr-FR" w:eastAsia="fr-FR"/>
        </w:rPr>
        <w:t xml:space="preserve">  </w:t>
      </w:r>
    </w:p>
    <w:p w:rsidR="00123F20" w:rsidRPr="00A42626" w:rsidRDefault="00123F20" w:rsidP="00123F20">
      <w:pPr>
        <w:suppressAutoHyphens/>
        <w:jc w:val="center"/>
        <w:rPr>
          <w:rFonts w:eastAsia="Tw Cen MT" w:cs="Tw Cen MT"/>
          <w:b/>
          <w:bCs/>
          <w:caps/>
          <w:sz w:val="16"/>
          <w:szCs w:val="16"/>
          <w:lang w:val="fr-FR"/>
        </w:rPr>
      </w:pPr>
      <w:r w:rsidRPr="00A42626">
        <w:rPr>
          <w:rFonts w:eastAsia="Tw Cen MT" w:cs="Tw Cen MT"/>
          <w:b/>
          <w:bCs/>
          <w:caps/>
          <w:sz w:val="16"/>
          <w:szCs w:val="16"/>
          <w:lang w:val="fr-FR"/>
        </w:rPr>
        <w:t xml:space="preserve">Figure </w:t>
      </w:r>
      <w:r w:rsidRPr="00A42626">
        <w:rPr>
          <w:rFonts w:eastAsia="Tw Cen MT" w:cs="Tw Cen MT"/>
          <w:b/>
          <w:bCs/>
          <w:caps/>
          <w:sz w:val="16"/>
          <w:szCs w:val="16"/>
          <w:lang w:val="fr-FR"/>
        </w:rPr>
        <w:fldChar w:fldCharType="begin"/>
      </w:r>
      <w:r w:rsidRPr="00A42626">
        <w:rPr>
          <w:rFonts w:eastAsia="Tw Cen MT" w:cs="Tw Cen MT"/>
          <w:b/>
          <w:bCs/>
          <w:caps/>
          <w:sz w:val="16"/>
          <w:szCs w:val="16"/>
          <w:lang w:val="fr-FR"/>
        </w:rPr>
        <w:instrText>SEQ Figure \* ARABIC</w:instrText>
      </w:r>
      <w:r w:rsidRPr="00A42626">
        <w:rPr>
          <w:rFonts w:eastAsia="Tw Cen MT" w:cs="Tw Cen MT"/>
          <w:b/>
          <w:bCs/>
          <w:caps/>
          <w:sz w:val="16"/>
          <w:szCs w:val="16"/>
          <w:lang w:val="fr-FR"/>
        </w:rPr>
        <w:fldChar w:fldCharType="separate"/>
      </w:r>
      <w:r w:rsidR="00CD3358">
        <w:rPr>
          <w:rFonts w:eastAsia="Tw Cen MT" w:cs="Tw Cen MT"/>
          <w:b/>
          <w:bCs/>
          <w:caps/>
          <w:noProof/>
          <w:sz w:val="16"/>
          <w:szCs w:val="16"/>
          <w:lang w:val="fr-FR"/>
        </w:rPr>
        <w:t>1</w:t>
      </w:r>
      <w:r w:rsidRPr="00A42626">
        <w:rPr>
          <w:rFonts w:eastAsia="Tw Cen MT" w:cs="Tw Cen MT"/>
          <w:b/>
          <w:bCs/>
          <w:caps/>
          <w:sz w:val="16"/>
          <w:szCs w:val="16"/>
          <w:lang w:val="fr-FR"/>
        </w:rPr>
        <w:fldChar w:fldCharType="end"/>
      </w:r>
    </w:p>
    <w:p w:rsidR="00123F20" w:rsidRPr="00A42626" w:rsidRDefault="00123F20" w:rsidP="005759E7">
      <w:pPr>
        <w:rPr>
          <w:rFonts w:eastAsia="Times New Roman"/>
          <w:lang w:val="fr-FR" w:eastAsia="fr-FR"/>
        </w:rPr>
      </w:pPr>
      <w:r w:rsidRPr="00A42626">
        <w:rPr>
          <w:rFonts w:eastAsia="Times New Roman"/>
          <w:lang w:val="fr-FR" w:eastAsia="fr-FR"/>
        </w:rPr>
        <w:t xml:space="preserve">Pour charger une base de données, vous devez parcourir vos répertoires et choisir un fichier de base de données (voir </w:t>
      </w:r>
      <w:r w:rsidRPr="00A42626">
        <w:rPr>
          <w:rFonts w:eastAsia="Times New Roman"/>
          <w:lang w:val="fr-FR" w:eastAsia="fr-FR"/>
        </w:rPr>
        <w:fldChar w:fldCharType="begin"/>
      </w:r>
      <w:r w:rsidRPr="00A42626">
        <w:rPr>
          <w:rFonts w:eastAsia="Tw Cen MT" w:cs="Tw Cen MT"/>
          <w:lang w:val="fr-FR"/>
        </w:rPr>
        <w:instrText>REF _Ref393203264 \h</w:instrText>
      </w:r>
      <w:r w:rsidRPr="00A42626">
        <w:rPr>
          <w:rFonts w:eastAsia="Times New Roman"/>
          <w:lang w:val="fr-FR" w:eastAsia="fr-FR"/>
        </w:rPr>
      </w:r>
      <w:r w:rsidRPr="00A42626">
        <w:rPr>
          <w:rFonts w:eastAsia="Tw Cen MT" w:cs="Tw Cen MT"/>
          <w:lang w:val="fr-FR"/>
        </w:rPr>
        <w:fldChar w:fldCharType="separate"/>
      </w:r>
      <w:r w:rsidRPr="00A42626">
        <w:rPr>
          <w:rFonts w:eastAsia="Tw Cen MT" w:cs="Tw Cen MT"/>
          <w:lang w:val="fr-FR"/>
        </w:rPr>
        <w:t>Figure 2</w:t>
      </w:r>
      <w:r w:rsidRPr="00A42626">
        <w:rPr>
          <w:rFonts w:eastAsia="Tw Cen MT" w:cs="Tw Cen MT"/>
          <w:lang w:val="fr-FR"/>
        </w:rPr>
        <w:fldChar w:fldCharType="end"/>
      </w:r>
      <w:r w:rsidRPr="00A42626">
        <w:rPr>
          <w:rFonts w:eastAsia="Times New Roman"/>
          <w:lang w:val="fr-FR" w:eastAsia="fr-FR"/>
        </w:rPr>
        <w:t xml:space="preserve">). Vous pouvez utiliser le raccourci clavier </w:t>
      </w:r>
      <w:r w:rsidRPr="00A42626">
        <w:rPr>
          <w:rFonts w:eastAsia="Tw Cen MT" w:cs="Tw Cen MT"/>
          <w:b/>
          <w:bCs/>
          <w:color w:val="DD8047"/>
          <w:lang w:val="fr-FR" w:eastAsia="fr-FR"/>
        </w:rPr>
        <w:t>Ctrl</w:t>
      </w:r>
      <w:r w:rsidRPr="00A42626">
        <w:rPr>
          <w:rFonts w:eastAsia="Tw Cen MT" w:cs="Tw Cen MT"/>
          <w:b/>
          <w:bCs/>
          <w:color w:val="DD8047"/>
          <w:lang w:val="fr-FR"/>
        </w:rPr>
        <w:t>+</w:t>
      </w:r>
      <w:r w:rsidRPr="00A42626">
        <w:rPr>
          <w:rFonts w:eastAsia="Tw Cen MT" w:cs="Tw Cen MT"/>
          <w:b/>
          <w:bCs/>
          <w:color w:val="DD8047"/>
          <w:lang w:val="fr-FR" w:eastAsia="fr-FR"/>
        </w:rPr>
        <w:t>O</w:t>
      </w:r>
      <w:r w:rsidRPr="00A42626">
        <w:rPr>
          <w:rFonts w:eastAsia="Times New Roman"/>
          <w:sz w:val="23"/>
          <w:lang w:val="fr-FR" w:eastAsia="fr-FR"/>
        </w:rPr>
        <w:t xml:space="preserve"> </w:t>
      </w:r>
      <w:r w:rsidRPr="00A42626">
        <w:rPr>
          <w:rFonts w:eastAsia="Times New Roman"/>
          <w:lang w:val="fr-FR" w:eastAsia="fr-FR"/>
        </w:rPr>
        <w:t>ou</w:t>
      </w:r>
      <w:r w:rsidRPr="00A42626">
        <w:rPr>
          <w:rFonts w:eastAsia="Times New Roman"/>
          <w:sz w:val="23"/>
          <w:lang w:val="fr-FR" w:eastAsia="fr-FR"/>
        </w:rPr>
        <w:t xml:space="preserve"> </w:t>
      </w:r>
      <w:r w:rsidRPr="00A42626">
        <w:rPr>
          <w:rFonts w:eastAsia="Tw Cen MT" w:cs="Tw Cen MT"/>
          <w:b/>
          <w:bCs/>
          <w:color w:val="DD8047"/>
          <w:lang w:val="fr-FR" w:eastAsia="fr-FR"/>
        </w:rPr>
        <w:t>Fichier &gt; Ouvrir...</w:t>
      </w:r>
      <w:r w:rsidRPr="00A42626">
        <w:rPr>
          <w:rFonts w:eastAsia="Times New Roman"/>
          <w:lang w:val="fr-FR" w:eastAsia="fr-FR"/>
        </w:rPr>
        <w:t xml:space="preserve">. </w:t>
      </w:r>
    </w:p>
    <w:p w:rsidR="00123F20" w:rsidRPr="00A42626" w:rsidRDefault="00123F20" w:rsidP="00123F20">
      <w:pPr>
        <w:suppressAutoHyphens/>
        <w:spacing w:beforeAutospacing="1" w:afterAutospacing="1" w:line="240" w:lineRule="auto"/>
        <w:jc w:val="both"/>
        <w:rPr>
          <w:rFonts w:eastAsia="Times New Roman" w:cs="Times New Roman"/>
          <w:sz w:val="24"/>
          <w:szCs w:val="24"/>
          <w:lang w:val="fr-FR" w:eastAsia="fr-FR"/>
        </w:rPr>
      </w:pPr>
      <w:r w:rsidRPr="00A42626">
        <w:rPr>
          <w:rFonts w:eastAsia="Times New Roman" w:cs="Times New Roman"/>
          <w:sz w:val="24"/>
          <w:szCs w:val="24"/>
          <w:lang w:val="fr-FR" w:eastAsia="fr-FR"/>
        </w:rPr>
        <w:t> </w:t>
      </w:r>
    </w:p>
    <w:p w:rsidR="00123F20" w:rsidRPr="00A42626" w:rsidRDefault="00123F20" w:rsidP="00123F20">
      <w:pPr>
        <w:suppressAutoHyphens/>
        <w:jc w:val="center"/>
        <w:rPr>
          <w:rFonts w:eastAsia="Tw Cen MT" w:cs="Tw Cen MT"/>
          <w:lang w:val="fr-FR"/>
        </w:rPr>
      </w:pPr>
      <w:r w:rsidRPr="00A42626">
        <w:rPr>
          <w:rFonts w:eastAsia="Tw Cen MT" w:cs="Tw Cen MT"/>
          <w:noProof/>
          <w:lang w:val="fr-FR" w:eastAsia="fr-FR"/>
        </w:rPr>
        <w:lastRenderedPageBreak/>
        <w:drawing>
          <wp:inline distT="0" distB="0" distL="0" distR="0" wp14:anchorId="1C438CB5" wp14:editId="6679C076">
            <wp:extent cx="5472000" cy="3420000"/>
            <wp:effectExtent l="0" t="0" r="0" b="9525"/>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pic:cNvPicPr>
                      <a:picLocks noChangeAspect="1" noChangeArrowheads="1"/>
                    </pic:cNvPicPr>
                  </pic:nvPicPr>
                  <pic:blipFill>
                    <a:blip r:embed="rId32"/>
                    <a:stretch>
                      <a:fillRect/>
                    </a:stretch>
                  </pic:blipFill>
                  <pic:spPr bwMode="auto">
                    <a:xfrm>
                      <a:off x="0" y="0"/>
                      <a:ext cx="5472000" cy="3420000"/>
                    </a:xfrm>
                    <a:prstGeom prst="rect">
                      <a:avLst/>
                    </a:prstGeom>
                    <a:noFill/>
                    <a:ln w="9525">
                      <a:noFill/>
                      <a:miter lim="800000"/>
                      <a:headEnd/>
                      <a:tailEnd/>
                    </a:ln>
                  </pic:spPr>
                </pic:pic>
              </a:graphicData>
            </a:graphic>
          </wp:inline>
        </w:drawing>
      </w:r>
      <w:r w:rsidRPr="00A42626">
        <w:rPr>
          <w:rFonts w:eastAsia="Tw Cen MT" w:cs="Tw Cen MT"/>
          <w:lang w:val="fr-FR" w:eastAsia="fr-FR"/>
        </w:rPr>
        <w:t xml:space="preserve"> </w:t>
      </w:r>
    </w:p>
    <w:p w:rsidR="00123F20" w:rsidRPr="00A42626" w:rsidRDefault="00123F20" w:rsidP="00123F20">
      <w:pPr>
        <w:suppressAutoHyphens/>
        <w:jc w:val="center"/>
        <w:rPr>
          <w:rFonts w:eastAsia="Tw Cen MT" w:cs="Tw Cen MT"/>
          <w:b/>
          <w:bCs/>
          <w:caps/>
          <w:sz w:val="16"/>
          <w:szCs w:val="16"/>
          <w:lang w:val="fr-FR"/>
        </w:rPr>
      </w:pPr>
      <w:r w:rsidRPr="00A42626">
        <w:rPr>
          <w:rFonts w:eastAsia="Tw Cen MT" w:cs="Tw Cen MT"/>
          <w:b/>
          <w:bCs/>
          <w:caps/>
          <w:sz w:val="16"/>
          <w:szCs w:val="16"/>
          <w:lang w:val="fr-FR"/>
        </w:rPr>
        <w:t xml:space="preserve">Figure </w:t>
      </w:r>
      <w:r w:rsidRPr="00A42626">
        <w:rPr>
          <w:rFonts w:eastAsia="Tw Cen MT" w:cs="Tw Cen MT"/>
          <w:b/>
          <w:bCs/>
          <w:caps/>
          <w:sz w:val="16"/>
          <w:szCs w:val="16"/>
          <w:lang w:val="fr-FR"/>
        </w:rPr>
        <w:fldChar w:fldCharType="begin"/>
      </w:r>
      <w:r w:rsidRPr="00A42626">
        <w:rPr>
          <w:rFonts w:eastAsia="Tw Cen MT" w:cs="Tw Cen MT"/>
          <w:b/>
          <w:bCs/>
          <w:caps/>
          <w:sz w:val="16"/>
          <w:szCs w:val="16"/>
          <w:lang w:val="fr-FR"/>
        </w:rPr>
        <w:instrText>SEQ Figure \* ARABIC</w:instrText>
      </w:r>
      <w:r w:rsidRPr="00A42626">
        <w:rPr>
          <w:rFonts w:eastAsia="Tw Cen MT" w:cs="Tw Cen MT"/>
          <w:b/>
          <w:bCs/>
          <w:caps/>
          <w:sz w:val="16"/>
          <w:szCs w:val="16"/>
          <w:lang w:val="fr-FR"/>
        </w:rPr>
        <w:fldChar w:fldCharType="separate"/>
      </w:r>
      <w:r w:rsidR="00CD3358">
        <w:rPr>
          <w:rFonts w:eastAsia="Tw Cen MT" w:cs="Tw Cen MT"/>
          <w:b/>
          <w:bCs/>
          <w:caps/>
          <w:noProof/>
          <w:sz w:val="16"/>
          <w:szCs w:val="16"/>
          <w:lang w:val="fr-FR"/>
        </w:rPr>
        <w:t>2</w:t>
      </w:r>
      <w:r w:rsidRPr="00A42626">
        <w:rPr>
          <w:rFonts w:eastAsia="Tw Cen MT" w:cs="Tw Cen MT"/>
          <w:b/>
          <w:bCs/>
          <w:caps/>
          <w:sz w:val="16"/>
          <w:szCs w:val="16"/>
          <w:lang w:val="fr-FR"/>
        </w:rPr>
        <w:fldChar w:fldCharType="end"/>
      </w:r>
    </w:p>
    <w:p w:rsidR="00123F20" w:rsidRPr="00A42626" w:rsidRDefault="00123F20" w:rsidP="005759E7">
      <w:pPr>
        <w:rPr>
          <w:rFonts w:eastAsia="Tw Cen MT"/>
          <w:lang w:val="fr-FR"/>
        </w:rPr>
      </w:pPr>
      <w:r w:rsidRPr="00A42626">
        <w:rPr>
          <w:rFonts w:eastAsia="Tw Cen MT"/>
          <w:lang w:val="fr-FR"/>
        </w:rPr>
        <w:t xml:space="preserve">Une fois que vous avez chargé la base de données, vous devez appuyer sur le bouton </w:t>
      </w:r>
      <w:r w:rsidRPr="00A42626">
        <w:rPr>
          <w:rFonts w:eastAsia="Tw Cen MT"/>
          <w:b/>
          <w:lang w:val="fr-FR"/>
        </w:rPr>
        <w:t>Lancer</w:t>
      </w:r>
      <w:r w:rsidRPr="00A42626">
        <w:rPr>
          <w:rFonts w:eastAsia="Tw Cen MT"/>
          <w:lang w:val="fr-FR"/>
        </w:rPr>
        <w:t xml:space="preserve"> pour exécuter le processus (voir </w:t>
      </w:r>
      <w:r w:rsidRPr="00A42626">
        <w:rPr>
          <w:rFonts w:eastAsia="Tw Cen MT"/>
          <w:lang w:val="fr-FR"/>
        </w:rPr>
        <w:fldChar w:fldCharType="begin"/>
      </w:r>
      <w:r w:rsidRPr="00A42626">
        <w:rPr>
          <w:rFonts w:eastAsia="Tw Cen MT"/>
          <w:lang w:val="fr-FR"/>
        </w:rPr>
        <w:instrText>REF _Ref393204629 \h</w:instrText>
      </w:r>
      <w:r w:rsidRPr="00A42626">
        <w:rPr>
          <w:rFonts w:eastAsia="Tw Cen MT"/>
          <w:lang w:val="fr-FR"/>
        </w:rPr>
      </w:r>
      <w:r w:rsidRPr="00A42626">
        <w:rPr>
          <w:rFonts w:eastAsia="Tw Cen MT"/>
          <w:lang w:val="fr-FR"/>
        </w:rPr>
        <w:fldChar w:fldCharType="separate"/>
      </w:r>
      <w:r w:rsidRPr="00A42626">
        <w:rPr>
          <w:rFonts w:eastAsia="Tw Cen MT"/>
          <w:lang w:val="fr-FR"/>
        </w:rPr>
        <w:t>Figure 3</w:t>
      </w:r>
      <w:r w:rsidRPr="00A42626">
        <w:rPr>
          <w:rFonts w:eastAsia="Tw Cen MT"/>
          <w:lang w:val="fr-FR"/>
        </w:rPr>
        <w:fldChar w:fldCharType="end"/>
      </w:r>
      <w:r w:rsidRPr="00A42626">
        <w:rPr>
          <w:rFonts w:eastAsia="Tw Cen MT"/>
          <w:lang w:val="fr-FR"/>
        </w:rPr>
        <w:t>). Au cours du traitement, l'application affiche pour chaque contrôle non valide un message</w:t>
      </w:r>
      <w:r w:rsidRPr="00A42626">
        <w:rPr>
          <w:rFonts w:eastAsia="Tw Cen MT"/>
          <w:vertAlign w:val="superscript"/>
          <w:lang w:val="fr-FR"/>
        </w:rPr>
        <w:footnoteReference w:id="3"/>
      </w:r>
      <w:r w:rsidRPr="00A42626">
        <w:rPr>
          <w:rFonts w:eastAsia="Tw Cen MT"/>
          <w:lang w:val="fr-FR"/>
        </w:rPr>
        <w:t xml:space="preserve">. À la fin, un fichier de résultat est généré et le programme affiche le chemin d'accès sur votre système. Ce fichier est une feuille de calcul, et il peut être ouvert avec différents logiciels comme </w:t>
      </w:r>
      <w:r w:rsidRPr="00A42626">
        <w:rPr>
          <w:rFonts w:eastAsia="Tw Cen MT"/>
          <w:b/>
          <w:bCs/>
          <w:color w:val="DD8047"/>
          <w:spacing w:val="10"/>
          <w:sz w:val="23"/>
          <w:lang w:val="fr-FR"/>
        </w:rPr>
        <w:t>Microsoft Excel</w:t>
      </w:r>
      <w:r w:rsidRPr="00A42626">
        <w:rPr>
          <w:rFonts w:eastAsia="Tw Cen MT"/>
          <w:lang w:val="fr-FR"/>
        </w:rPr>
        <w:t xml:space="preserve"> ou </w:t>
      </w:r>
      <w:r w:rsidRPr="00A42626">
        <w:rPr>
          <w:rFonts w:eastAsia="Tw Cen MT"/>
          <w:b/>
          <w:bCs/>
          <w:color w:val="DD8047"/>
          <w:spacing w:val="10"/>
          <w:sz w:val="23"/>
          <w:lang w:val="fr-FR"/>
        </w:rPr>
        <w:t>LibreOffice Calc</w:t>
      </w:r>
      <w:r w:rsidRPr="00A42626">
        <w:rPr>
          <w:rFonts w:eastAsia="Tw Cen MT"/>
          <w:vertAlign w:val="superscript"/>
          <w:lang w:val="fr-FR"/>
        </w:rPr>
        <w:footnoteReference w:id="4"/>
      </w:r>
      <w:r w:rsidRPr="00A42626">
        <w:rPr>
          <w:rFonts w:eastAsia="Tw Cen MT"/>
          <w:b/>
          <w:bCs/>
          <w:color w:val="DD8047"/>
          <w:spacing w:val="10"/>
          <w:sz w:val="23"/>
          <w:lang w:val="fr-FR"/>
        </w:rPr>
        <w:t>.</w:t>
      </w:r>
    </w:p>
    <w:p w:rsidR="00123F20" w:rsidRPr="00A42626" w:rsidRDefault="00123F20" w:rsidP="00AD7E87">
      <w:pPr>
        <w:jc w:val="center"/>
        <w:rPr>
          <w:rFonts w:eastAsia="Tw Cen MT"/>
          <w:lang w:val="fr-FR"/>
        </w:rPr>
      </w:pPr>
      <w:r w:rsidRPr="00A42626">
        <w:rPr>
          <w:rFonts w:eastAsia="Tw Cen MT"/>
          <w:noProof/>
          <w:lang w:val="fr-FR" w:eastAsia="fr-FR"/>
        </w:rPr>
        <w:lastRenderedPageBreak/>
        <w:drawing>
          <wp:inline distT="0" distB="0" distL="0" distR="0" wp14:anchorId="67D95E5C" wp14:editId="1905D40E">
            <wp:extent cx="5472363" cy="3420000"/>
            <wp:effectExtent l="0" t="0" r="0" b="9525"/>
            <wp:docPr id="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pic:cNvPicPr>
                      <a:picLocks noChangeAspect="1" noChangeArrowheads="1"/>
                    </pic:cNvPicPr>
                  </pic:nvPicPr>
                  <pic:blipFill>
                    <a:blip r:embed="rId33"/>
                    <a:stretch>
                      <a:fillRect/>
                    </a:stretch>
                  </pic:blipFill>
                  <pic:spPr bwMode="auto">
                    <a:xfrm>
                      <a:off x="0" y="0"/>
                      <a:ext cx="5472363" cy="3420000"/>
                    </a:xfrm>
                    <a:prstGeom prst="rect">
                      <a:avLst/>
                    </a:prstGeom>
                    <a:noFill/>
                    <a:ln w="9525">
                      <a:noFill/>
                      <a:miter lim="800000"/>
                      <a:headEnd/>
                      <a:tailEnd/>
                    </a:ln>
                  </pic:spPr>
                </pic:pic>
              </a:graphicData>
            </a:graphic>
          </wp:inline>
        </w:drawing>
      </w:r>
    </w:p>
    <w:p w:rsidR="00123F20" w:rsidRPr="00A42626" w:rsidRDefault="00123F20" w:rsidP="00123F20">
      <w:pPr>
        <w:suppressAutoHyphens/>
        <w:jc w:val="center"/>
        <w:rPr>
          <w:rFonts w:eastAsia="Tw Cen MT" w:cs="Tw Cen MT"/>
          <w:b/>
          <w:bCs/>
          <w:caps/>
          <w:sz w:val="16"/>
          <w:szCs w:val="16"/>
          <w:lang w:val="fr-FR"/>
        </w:rPr>
      </w:pPr>
      <w:r w:rsidRPr="00A42626">
        <w:rPr>
          <w:rFonts w:eastAsia="Tw Cen MT" w:cs="Tw Cen MT"/>
          <w:b/>
          <w:bCs/>
          <w:caps/>
          <w:sz w:val="16"/>
          <w:szCs w:val="16"/>
          <w:lang w:val="fr-FR"/>
        </w:rPr>
        <w:t xml:space="preserve">Figure </w:t>
      </w:r>
      <w:r w:rsidRPr="00A42626">
        <w:rPr>
          <w:rFonts w:eastAsia="Tw Cen MT" w:cs="Tw Cen MT"/>
          <w:b/>
          <w:bCs/>
          <w:caps/>
          <w:sz w:val="16"/>
          <w:szCs w:val="16"/>
          <w:lang w:val="fr-FR"/>
        </w:rPr>
        <w:fldChar w:fldCharType="begin"/>
      </w:r>
      <w:r w:rsidRPr="00A42626">
        <w:rPr>
          <w:rFonts w:eastAsia="Tw Cen MT" w:cs="Tw Cen MT"/>
          <w:b/>
          <w:bCs/>
          <w:caps/>
          <w:sz w:val="16"/>
          <w:szCs w:val="16"/>
          <w:lang w:val="fr-FR"/>
        </w:rPr>
        <w:instrText>SEQ Figure \* ARABIC</w:instrText>
      </w:r>
      <w:r w:rsidRPr="00A42626">
        <w:rPr>
          <w:rFonts w:eastAsia="Tw Cen MT" w:cs="Tw Cen MT"/>
          <w:b/>
          <w:bCs/>
          <w:caps/>
          <w:sz w:val="16"/>
          <w:szCs w:val="16"/>
          <w:lang w:val="fr-FR"/>
        </w:rPr>
        <w:fldChar w:fldCharType="separate"/>
      </w:r>
      <w:r w:rsidR="00CD3358">
        <w:rPr>
          <w:rFonts w:eastAsia="Tw Cen MT" w:cs="Tw Cen MT"/>
          <w:b/>
          <w:bCs/>
          <w:caps/>
          <w:noProof/>
          <w:sz w:val="16"/>
          <w:szCs w:val="16"/>
          <w:lang w:val="fr-FR"/>
        </w:rPr>
        <w:t>3</w:t>
      </w:r>
      <w:r w:rsidRPr="00A42626">
        <w:rPr>
          <w:rFonts w:eastAsia="Tw Cen MT" w:cs="Tw Cen MT"/>
          <w:b/>
          <w:bCs/>
          <w:caps/>
          <w:sz w:val="16"/>
          <w:szCs w:val="16"/>
          <w:lang w:val="fr-FR"/>
        </w:rPr>
        <w:fldChar w:fldCharType="end"/>
      </w:r>
    </w:p>
    <w:p w:rsidR="00123F20" w:rsidRPr="00A42626" w:rsidRDefault="00123F20" w:rsidP="00123F20">
      <w:pPr>
        <w:suppressAutoHyphens/>
        <w:spacing w:before="240" w:after="80"/>
        <w:jc w:val="both"/>
        <w:outlineLvl w:val="1"/>
        <w:rPr>
          <w:rFonts w:eastAsia="Tw Cen MT" w:cs="Tw Cen MT"/>
          <w:b/>
          <w:bCs/>
          <w:color w:val="94B6D2"/>
          <w:spacing w:val="20"/>
          <w:sz w:val="28"/>
          <w:szCs w:val="28"/>
          <w:lang w:val="fr-FR"/>
        </w:rPr>
      </w:pPr>
      <w:bookmarkStart w:id="47" w:name="_Toc429984527"/>
      <w:r w:rsidRPr="00A42626">
        <w:rPr>
          <w:rFonts w:eastAsia="Tw Cen MT" w:cs="Tw Cen MT"/>
          <w:b/>
          <w:bCs/>
          <w:color w:val="94B6D2"/>
          <w:spacing w:val="20"/>
          <w:sz w:val="28"/>
          <w:szCs w:val="28"/>
          <w:lang w:val="fr-FR"/>
        </w:rPr>
        <w:t>Résultats dans la feuille de calcul</w:t>
      </w:r>
      <w:bookmarkEnd w:id="47"/>
      <w:r w:rsidRPr="00A42626">
        <w:rPr>
          <w:rFonts w:eastAsia="Tw Cen MT" w:cs="Tw Cen MT"/>
          <w:b/>
          <w:bCs/>
          <w:color w:val="94B6D2"/>
          <w:spacing w:val="20"/>
          <w:sz w:val="28"/>
          <w:szCs w:val="28"/>
          <w:lang w:val="fr-FR"/>
        </w:rPr>
        <w:t xml:space="preserve"> </w:t>
      </w:r>
    </w:p>
    <w:p w:rsidR="00D34300" w:rsidRPr="00A42626" w:rsidRDefault="00123F20" w:rsidP="00D34300">
      <w:pPr>
        <w:rPr>
          <w:lang w:val="fr-FR"/>
        </w:rPr>
      </w:pPr>
      <w:r w:rsidRPr="00A42626">
        <w:rPr>
          <w:rFonts w:eastAsia="Tw Cen MT" w:cs="Tw Cen MT"/>
          <w:lang w:val="fr-FR"/>
        </w:rPr>
        <w:t xml:space="preserve">Pour chaque groupe de contrôles, il y a une feuille dédiée : marée, activité... Par défaut, nous avons réalisé une mise en </w:t>
      </w:r>
      <w:r w:rsidR="00343FD1" w:rsidRPr="00A42626">
        <w:rPr>
          <w:rFonts w:eastAsia="Tw Cen MT" w:cs="Tw Cen MT"/>
          <w:lang w:val="fr-FR"/>
        </w:rPr>
        <w:t>forme</w:t>
      </w:r>
      <w:r w:rsidRPr="00A42626">
        <w:rPr>
          <w:rFonts w:eastAsia="Tw Cen MT" w:cs="Tw Cen MT"/>
          <w:lang w:val="fr-FR"/>
        </w:rPr>
        <w:t xml:space="preserve"> conditionnelle. Par exemple, si le poids de la capture en activité est différent du poids des captures élémentaire la cellule est de couleur rouge (voir </w:t>
      </w:r>
      <w:r w:rsidRPr="00A42626">
        <w:rPr>
          <w:rFonts w:eastAsia="Tw Cen MT" w:cs="Tw Cen MT"/>
          <w:lang w:val="fr-FR"/>
        </w:rPr>
        <w:fldChar w:fldCharType="begin"/>
      </w:r>
      <w:r w:rsidRPr="00A42626">
        <w:rPr>
          <w:rFonts w:eastAsia="Tw Cen MT" w:cs="Tw Cen MT"/>
          <w:lang w:val="fr-FR"/>
        </w:rPr>
        <w:instrText>REF _Ref393727883 \h</w:instrText>
      </w:r>
      <w:r w:rsidRPr="00A42626">
        <w:rPr>
          <w:rFonts w:eastAsia="Tw Cen MT" w:cs="Tw Cen MT"/>
          <w:lang w:val="fr-FR"/>
        </w:rPr>
      </w:r>
      <w:r w:rsidRPr="00A42626">
        <w:rPr>
          <w:rFonts w:eastAsia="Tw Cen MT" w:cs="Tw Cen MT"/>
          <w:lang w:val="fr-FR"/>
        </w:rPr>
        <w:fldChar w:fldCharType="separate"/>
      </w:r>
      <w:r w:rsidR="00D34300" w:rsidRPr="00A42626">
        <w:rPr>
          <w:lang w:val="fr-FR"/>
        </w:rPr>
        <w:t xml:space="preserve">Figure </w:t>
      </w:r>
      <w:r w:rsidR="00D34300" w:rsidRPr="00A42626">
        <w:rPr>
          <w:noProof/>
          <w:lang w:val="fr-FR"/>
        </w:rPr>
        <w:t>4</w:t>
      </w:r>
      <w:r w:rsidRPr="00A42626">
        <w:rPr>
          <w:rFonts w:eastAsia="Tw Cen MT" w:cs="Tw Cen MT"/>
          <w:lang w:val="fr-FR"/>
        </w:rPr>
        <w:fldChar w:fldCharType="end"/>
      </w:r>
      <w:r w:rsidRPr="00A42626">
        <w:rPr>
          <w:rFonts w:eastAsia="Tw Cen MT" w:cs="Tw Cen MT"/>
          <w:lang w:val="fr-FR"/>
        </w:rPr>
        <w:t xml:space="preserve">). </w:t>
      </w:r>
      <w:r w:rsidR="00D34300" w:rsidRPr="00A42626">
        <w:rPr>
          <w:rFonts w:eastAsia="Tw Cen MT" w:cs="Tw Cen MT"/>
          <w:lang w:val="fr-FR"/>
        </w:rPr>
        <w:t>Il y a deux couleurs attribuées : orange pour les « warning</w:t>
      </w:r>
      <w:r w:rsidR="009F55D1">
        <w:rPr>
          <w:rFonts w:eastAsia="Tw Cen MT" w:cs="Tw Cen MT"/>
          <w:lang w:val="fr-FR"/>
        </w:rPr>
        <w:t>s</w:t>
      </w:r>
      <w:r w:rsidR="00D34300" w:rsidRPr="00A42626">
        <w:rPr>
          <w:rFonts w:eastAsia="Tw Cen MT" w:cs="Tw Cen MT"/>
          <w:lang w:val="fr-FR"/>
        </w:rPr>
        <w:t> » et rouge pour les erreurs.</w:t>
      </w:r>
    </w:p>
    <w:p w:rsidR="00123F20" w:rsidRPr="00A42626" w:rsidRDefault="00123F20" w:rsidP="00123F20">
      <w:pPr>
        <w:suppressAutoHyphens/>
        <w:jc w:val="both"/>
        <w:rPr>
          <w:rFonts w:eastAsia="Tw Cen MT" w:cs="Tw Cen MT"/>
          <w:lang w:val="fr-FR"/>
        </w:rPr>
      </w:pPr>
    </w:p>
    <w:p w:rsidR="00123F20" w:rsidRPr="00A42626" w:rsidRDefault="00123F20" w:rsidP="00123F20">
      <w:pPr>
        <w:keepNext/>
        <w:suppressAutoHyphens/>
        <w:jc w:val="center"/>
        <w:rPr>
          <w:rFonts w:eastAsia="Tw Cen MT" w:cs="Tw Cen MT"/>
          <w:lang w:val="fr-FR"/>
        </w:rPr>
      </w:pPr>
      <w:r w:rsidRPr="00A42626">
        <w:rPr>
          <w:rFonts w:eastAsia="Tw Cen MT" w:cs="Tw Cen MT"/>
          <w:noProof/>
          <w:lang w:val="fr-FR" w:eastAsia="fr-FR"/>
        </w:rPr>
        <w:drawing>
          <wp:inline distT="0" distB="0" distL="0" distR="0" wp14:anchorId="0FA4CE64" wp14:editId="408E99BC">
            <wp:extent cx="5760085" cy="3134360"/>
            <wp:effectExtent l="0" t="0" r="0" b="0"/>
            <wp:docPr id="19" name="Picture" descr="I:\AKaDo\user_guide\img\akado_result_file_XLS_for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I:\AKaDo\user_guide\img\akado_result_file_XLS_format.png"/>
                    <pic:cNvPicPr>
                      <a:picLocks noChangeAspect="1" noChangeArrowheads="1"/>
                    </pic:cNvPicPr>
                  </pic:nvPicPr>
                  <pic:blipFill>
                    <a:blip r:embed="rId34"/>
                    <a:stretch>
                      <a:fillRect/>
                    </a:stretch>
                  </pic:blipFill>
                  <pic:spPr bwMode="auto">
                    <a:xfrm>
                      <a:off x="0" y="0"/>
                      <a:ext cx="5760085" cy="3134360"/>
                    </a:xfrm>
                    <a:prstGeom prst="rect">
                      <a:avLst/>
                    </a:prstGeom>
                    <a:noFill/>
                    <a:ln w="9525">
                      <a:noFill/>
                      <a:miter lim="800000"/>
                      <a:headEnd/>
                      <a:tailEnd/>
                    </a:ln>
                  </pic:spPr>
                </pic:pic>
              </a:graphicData>
            </a:graphic>
          </wp:inline>
        </w:drawing>
      </w:r>
    </w:p>
    <w:p w:rsidR="00123F20" w:rsidRPr="00A42626" w:rsidRDefault="00123F20" w:rsidP="00123F20">
      <w:pPr>
        <w:suppressAutoHyphens/>
        <w:jc w:val="center"/>
        <w:rPr>
          <w:rFonts w:eastAsia="Tw Cen MT" w:cs="Tw Cen MT"/>
          <w:b/>
          <w:bCs/>
          <w:caps/>
          <w:sz w:val="16"/>
          <w:szCs w:val="16"/>
          <w:lang w:val="fr-FR"/>
        </w:rPr>
      </w:pPr>
      <w:r w:rsidRPr="00A42626">
        <w:rPr>
          <w:rFonts w:eastAsia="Tw Cen MT" w:cs="Tw Cen MT"/>
          <w:b/>
          <w:bCs/>
          <w:caps/>
          <w:sz w:val="16"/>
          <w:szCs w:val="16"/>
          <w:lang w:val="fr-FR"/>
        </w:rPr>
        <w:t xml:space="preserve">Figure </w:t>
      </w:r>
      <w:r w:rsidRPr="00A42626">
        <w:rPr>
          <w:rFonts w:eastAsia="Tw Cen MT" w:cs="Tw Cen MT"/>
          <w:b/>
          <w:bCs/>
          <w:caps/>
          <w:sz w:val="16"/>
          <w:szCs w:val="16"/>
          <w:lang w:val="fr-FR"/>
        </w:rPr>
        <w:fldChar w:fldCharType="begin"/>
      </w:r>
      <w:r w:rsidRPr="00A42626">
        <w:rPr>
          <w:rFonts w:eastAsia="Tw Cen MT" w:cs="Tw Cen MT"/>
          <w:b/>
          <w:bCs/>
          <w:caps/>
          <w:sz w:val="16"/>
          <w:szCs w:val="16"/>
          <w:lang w:val="fr-FR"/>
        </w:rPr>
        <w:instrText>SEQ Figure \* ARABIC</w:instrText>
      </w:r>
      <w:r w:rsidRPr="00A42626">
        <w:rPr>
          <w:rFonts w:eastAsia="Tw Cen MT" w:cs="Tw Cen MT"/>
          <w:b/>
          <w:bCs/>
          <w:caps/>
          <w:sz w:val="16"/>
          <w:szCs w:val="16"/>
          <w:lang w:val="fr-FR"/>
        </w:rPr>
        <w:fldChar w:fldCharType="separate"/>
      </w:r>
      <w:r w:rsidR="00CD3358">
        <w:rPr>
          <w:rFonts w:eastAsia="Tw Cen MT" w:cs="Tw Cen MT"/>
          <w:b/>
          <w:bCs/>
          <w:caps/>
          <w:noProof/>
          <w:sz w:val="16"/>
          <w:szCs w:val="16"/>
          <w:lang w:val="fr-FR"/>
        </w:rPr>
        <w:t>4</w:t>
      </w:r>
      <w:r w:rsidRPr="00A42626">
        <w:rPr>
          <w:rFonts w:eastAsia="Tw Cen MT" w:cs="Tw Cen MT"/>
          <w:b/>
          <w:bCs/>
          <w:caps/>
          <w:sz w:val="16"/>
          <w:szCs w:val="16"/>
          <w:lang w:val="fr-FR"/>
        </w:rPr>
        <w:fldChar w:fldCharType="end"/>
      </w:r>
    </w:p>
    <w:p w:rsidR="002D2BDE" w:rsidRPr="00A42626" w:rsidRDefault="002D2BDE" w:rsidP="002D2BDE">
      <w:pPr>
        <w:pStyle w:val="Titre1"/>
        <w:rPr>
          <w:lang w:val="fr-FR"/>
        </w:rPr>
      </w:pPr>
      <w:bookmarkStart w:id="48" w:name="_Toc445880896"/>
      <w:bookmarkStart w:id="49" w:name="_Toc368935892"/>
      <w:r w:rsidRPr="00A42626">
        <w:rPr>
          <w:lang w:val="fr-FR"/>
        </w:rPr>
        <w:lastRenderedPageBreak/>
        <w:t>JEU de contrÔles</w:t>
      </w:r>
      <w:bookmarkEnd w:id="48"/>
    </w:p>
    <w:p w:rsidR="001467E6" w:rsidRPr="00A42626" w:rsidRDefault="00847117" w:rsidP="001467E6">
      <w:pPr>
        <w:pStyle w:val="Titre2"/>
        <w:rPr>
          <w:lang w:val="fr-FR"/>
        </w:rPr>
      </w:pPr>
      <w:r w:rsidRPr="00A42626">
        <w:rPr>
          <w:lang w:val="fr-FR"/>
        </w:rPr>
        <w:t>Marée</w:t>
      </w:r>
    </w:p>
    <w:p w:rsidR="002D2BDE" w:rsidRPr="00A42626" w:rsidRDefault="002D2BDE" w:rsidP="002D2BDE">
      <w:pPr>
        <w:pStyle w:val="Titre3"/>
        <w:rPr>
          <w:lang w:val="fr-FR"/>
        </w:rPr>
      </w:pPr>
      <w:bookmarkStart w:id="50" w:name="_Toc429984529"/>
      <w:bookmarkEnd w:id="50"/>
      <w:r w:rsidRPr="00A42626">
        <w:rPr>
          <w:lang w:val="fr-FR"/>
        </w:rPr>
        <w:t>Activité (Warning)</w:t>
      </w:r>
    </w:p>
    <w:p w:rsidR="002D2BDE" w:rsidRPr="00A42626" w:rsidRDefault="002D2BDE" w:rsidP="002D2BDE">
      <w:pPr>
        <w:pStyle w:val="Listepuces2"/>
        <w:numPr>
          <w:ilvl w:val="0"/>
          <w:numId w:val="32"/>
        </w:numPr>
        <w:suppressAutoHyphens/>
        <w:jc w:val="both"/>
        <w:rPr>
          <w:lang w:val="fr-FR"/>
        </w:rPr>
      </w:pPr>
      <w:r w:rsidRPr="00A42626">
        <w:rPr>
          <w:lang w:val="fr-FR"/>
        </w:rPr>
        <w:t xml:space="preserve">Nous vérifions si la marée à au moins une activité et que le flag “F_ENQ” vaut 1. </w:t>
      </w:r>
    </w:p>
    <w:p w:rsidR="002D2BDE" w:rsidRPr="00A42626" w:rsidRDefault="002D2BDE" w:rsidP="002D2BDE">
      <w:pPr>
        <w:pStyle w:val="Listepuces3"/>
        <w:numPr>
          <w:ilvl w:val="0"/>
          <w:numId w:val="33"/>
        </w:numPr>
        <w:suppressAutoHyphens/>
        <w:jc w:val="both"/>
        <w:rPr>
          <w:lang w:val="fr-FR"/>
        </w:rPr>
      </w:pPr>
      <w:r w:rsidRPr="00A42626">
        <w:rPr>
          <w:lang w:val="fr-FR"/>
        </w:rPr>
        <w:t>Le flag F_ENQ est-il cohérent avec la déclaration officielle ? Vérifier la base avec l’application AVDTH -&gt; Débarquements -&gt; Mise à jour des débarquements -&gt; Enquête ?</w:t>
      </w:r>
    </w:p>
    <w:p w:rsidR="002D2BDE" w:rsidRPr="00A42626" w:rsidRDefault="002D2BDE" w:rsidP="002D2BDE">
      <w:pPr>
        <w:pStyle w:val="Titre3"/>
        <w:rPr>
          <w:lang w:val="fr-FR"/>
        </w:rPr>
      </w:pPr>
      <w:r w:rsidRPr="00A42626">
        <w:rPr>
          <w:lang w:val="fr-FR"/>
        </w:rPr>
        <w:t xml:space="preserve">Temps de pêche </w:t>
      </w:r>
    </w:p>
    <w:p w:rsidR="002D2BDE" w:rsidRPr="00A42626" w:rsidRDefault="002D2BDE" w:rsidP="002D2BDE">
      <w:pPr>
        <w:pStyle w:val="Listepuces2"/>
        <w:numPr>
          <w:ilvl w:val="0"/>
          <w:numId w:val="32"/>
        </w:numPr>
        <w:suppressAutoHyphens/>
        <w:jc w:val="both"/>
        <w:rPr>
          <w:lang w:val="fr-FR"/>
        </w:rPr>
      </w:pPr>
      <w:r w:rsidRPr="00A42626">
        <w:rPr>
          <w:lang w:val="fr-FR"/>
        </w:rPr>
        <w:t>Nous vérifions si le temps de pêche est égal à la somme des temps de pêche de chaque activité.</w:t>
      </w:r>
    </w:p>
    <w:p w:rsidR="002D2BDE" w:rsidRPr="00A42626" w:rsidRDefault="002D2BDE" w:rsidP="002D2BDE">
      <w:pPr>
        <w:pStyle w:val="Listepuces3"/>
        <w:numPr>
          <w:ilvl w:val="0"/>
          <w:numId w:val="33"/>
        </w:numPr>
        <w:suppressAutoHyphens/>
        <w:jc w:val="both"/>
        <w:rPr>
          <w:lang w:val="fr-FR"/>
        </w:rPr>
      </w:pPr>
      <w:r w:rsidRPr="00A42626">
        <w:rPr>
          <w:lang w:val="fr-FR"/>
        </w:rPr>
        <w:t>Si les valeurs ne sont pas équivalentes, vous devez reporter la somme dans le champ « Temps de pêche » de la marée.</w:t>
      </w:r>
    </w:p>
    <w:p w:rsidR="002D2BDE" w:rsidRPr="00A42626" w:rsidRDefault="002D2BDE" w:rsidP="002D2BDE">
      <w:pPr>
        <w:pStyle w:val="Titre3"/>
        <w:rPr>
          <w:lang w:val="fr-FR"/>
        </w:rPr>
      </w:pPr>
      <w:r w:rsidRPr="00A42626">
        <w:rPr>
          <w:lang w:val="fr-FR"/>
        </w:rPr>
        <w:t xml:space="preserve">Temps de mer </w:t>
      </w:r>
    </w:p>
    <w:p w:rsidR="002D2BDE" w:rsidRPr="00A42626" w:rsidRDefault="002D2BDE" w:rsidP="002D2BDE">
      <w:pPr>
        <w:pStyle w:val="Listepuces2"/>
        <w:numPr>
          <w:ilvl w:val="0"/>
          <w:numId w:val="32"/>
        </w:numPr>
        <w:suppressAutoHyphens/>
        <w:jc w:val="both"/>
        <w:rPr>
          <w:lang w:val="fr-FR"/>
        </w:rPr>
      </w:pPr>
      <w:r w:rsidRPr="00A42626">
        <w:rPr>
          <w:lang w:val="fr-FR"/>
        </w:rPr>
        <w:t>Si le temps de mer est égal à la somme des temps de mer de chaque activité.</w:t>
      </w:r>
    </w:p>
    <w:p w:rsidR="002D2BDE" w:rsidRPr="00A42626" w:rsidRDefault="002D2BDE" w:rsidP="002D2BDE">
      <w:pPr>
        <w:pStyle w:val="Listepuces3"/>
        <w:numPr>
          <w:ilvl w:val="0"/>
          <w:numId w:val="33"/>
        </w:numPr>
        <w:suppressAutoHyphens/>
        <w:jc w:val="both"/>
        <w:rPr>
          <w:lang w:val="fr-FR"/>
        </w:rPr>
      </w:pPr>
      <w:r w:rsidRPr="00A42626">
        <w:rPr>
          <w:lang w:val="fr-FR"/>
        </w:rPr>
        <w:t>Si les valeurs ne sont pas équivalentes, vous devez reporter la somme dans le champ « Temps de mer » de la marée.</w:t>
      </w:r>
    </w:p>
    <w:p w:rsidR="002D2BDE" w:rsidRPr="00A42626" w:rsidRDefault="002D2BDE" w:rsidP="002D2BDE">
      <w:pPr>
        <w:pStyle w:val="Titre3"/>
        <w:rPr>
          <w:lang w:val="fr-FR"/>
        </w:rPr>
      </w:pPr>
      <w:bookmarkStart w:id="51" w:name="_Toc429984532"/>
      <w:bookmarkEnd w:id="51"/>
      <w:r w:rsidRPr="00A42626">
        <w:rPr>
          <w:lang w:val="fr-FR"/>
        </w:rPr>
        <w:t>Capacité du navire (Warning)</w:t>
      </w:r>
    </w:p>
    <w:p w:rsidR="002D2BDE" w:rsidRPr="00A42626" w:rsidRDefault="002D2BDE" w:rsidP="002D2BDE">
      <w:pPr>
        <w:pStyle w:val="Listepuces2"/>
        <w:numPr>
          <w:ilvl w:val="0"/>
          <w:numId w:val="32"/>
        </w:numPr>
        <w:suppressAutoHyphens/>
        <w:jc w:val="both"/>
        <w:rPr>
          <w:lang w:val="fr-FR"/>
        </w:rPr>
      </w:pPr>
      <w:r w:rsidRPr="00A42626">
        <w:rPr>
          <w:lang w:val="fr-FR"/>
        </w:rPr>
        <w:t>Nous calculons la capacité totale en tonnes du navire, puis vérifions si cette capacité est supérieure au poids total débarqué.</w:t>
      </w:r>
    </w:p>
    <w:p w:rsidR="002D2BDE" w:rsidRPr="00A42626" w:rsidRDefault="002D2BDE" w:rsidP="002D2BDE">
      <w:pPr>
        <w:pStyle w:val="Listepuces3"/>
        <w:numPr>
          <w:ilvl w:val="0"/>
          <w:numId w:val="33"/>
        </w:numPr>
        <w:suppressAutoHyphens/>
        <w:jc w:val="both"/>
        <w:rPr>
          <w:lang w:val="fr-FR"/>
        </w:rPr>
      </w:pPr>
      <w:r w:rsidRPr="00A42626">
        <w:rPr>
          <w:lang w:val="fr-FR"/>
        </w:rPr>
        <w:t>Si le poids total débarqué est supérieur à la capacité du navire, vous devez vérifier si le « poids débarqué » est correct.</w:t>
      </w:r>
    </w:p>
    <w:p w:rsidR="002D2BDE" w:rsidRPr="00A42626" w:rsidRDefault="00007649" w:rsidP="002D2BDE">
      <w:pPr>
        <w:pStyle w:val="Titre3"/>
        <w:rPr>
          <w:lang w:val="fr-FR"/>
        </w:rPr>
      </w:pPr>
      <w:r w:rsidRPr="00A42626">
        <w:rPr>
          <w:lang w:val="fr-FR"/>
        </w:rPr>
        <w:t xml:space="preserve">Poids total </w:t>
      </w:r>
      <w:r w:rsidR="00EC0FAE" w:rsidRPr="00A42626">
        <w:rPr>
          <w:lang w:val="fr-FR"/>
        </w:rPr>
        <w:t>débarqué</w:t>
      </w:r>
      <w:r w:rsidR="002D2BDE" w:rsidRPr="00A42626">
        <w:rPr>
          <w:lang w:val="fr-FR"/>
        </w:rPr>
        <w:t xml:space="preserve"> </w:t>
      </w:r>
    </w:p>
    <w:p w:rsidR="002D2BDE" w:rsidRPr="00A42626" w:rsidRDefault="002D2BDE" w:rsidP="002D2BDE">
      <w:pPr>
        <w:pStyle w:val="Listepuces2"/>
        <w:numPr>
          <w:ilvl w:val="0"/>
          <w:numId w:val="32"/>
        </w:numPr>
        <w:suppressAutoHyphens/>
        <w:jc w:val="both"/>
        <w:rPr>
          <w:lang w:val="fr-FR"/>
        </w:rPr>
      </w:pPr>
      <w:r w:rsidRPr="00A42626">
        <w:rPr>
          <w:lang w:val="fr-FR"/>
        </w:rPr>
        <w:t xml:space="preserve">Nous vérifions si </w:t>
      </w:r>
      <w:r w:rsidR="000F6E91" w:rsidRPr="00A42626">
        <w:rPr>
          <w:lang w:val="fr-FR"/>
        </w:rPr>
        <w:t>le</w:t>
      </w:r>
      <w:r w:rsidRPr="00A42626">
        <w:rPr>
          <w:lang w:val="fr-FR"/>
        </w:rPr>
        <w:t xml:space="preserve"> </w:t>
      </w:r>
      <w:r w:rsidR="00C525E6" w:rsidRPr="00A42626">
        <w:rPr>
          <w:lang w:val="fr-FR"/>
        </w:rPr>
        <w:t>poids total</w:t>
      </w:r>
      <w:r w:rsidR="00A7076B" w:rsidRPr="00A42626">
        <w:rPr>
          <w:lang w:val="fr-FR"/>
        </w:rPr>
        <w:t xml:space="preserve"> </w:t>
      </w:r>
      <w:r w:rsidR="00C525E6" w:rsidRPr="00A42626">
        <w:rPr>
          <w:lang w:val="fr-FR"/>
        </w:rPr>
        <w:t>débarqué est</w:t>
      </w:r>
      <w:r w:rsidRPr="00A42626">
        <w:rPr>
          <w:lang w:val="fr-FR"/>
        </w:rPr>
        <w:t xml:space="preserve"> </w:t>
      </w:r>
      <w:r w:rsidR="00C525E6" w:rsidRPr="00A42626">
        <w:rPr>
          <w:lang w:val="fr-FR"/>
        </w:rPr>
        <w:t>cohérent</w:t>
      </w:r>
      <w:r w:rsidRPr="00A42626">
        <w:rPr>
          <w:lang w:val="fr-FR"/>
        </w:rPr>
        <w:t xml:space="preserve"> </w:t>
      </w:r>
      <w:r w:rsidR="00C525E6" w:rsidRPr="00A42626">
        <w:rPr>
          <w:lang w:val="fr-FR"/>
        </w:rPr>
        <w:t>a</w:t>
      </w:r>
      <w:r w:rsidR="00766282" w:rsidRPr="00A42626">
        <w:rPr>
          <w:lang w:val="fr-FR"/>
        </w:rPr>
        <w:t>vec les lots commerciaux</w:t>
      </w:r>
      <w:r w:rsidRPr="00A42626">
        <w:rPr>
          <w:lang w:val="fr-FR"/>
        </w:rPr>
        <w:t>.</w:t>
      </w:r>
    </w:p>
    <w:p w:rsidR="002D2BDE" w:rsidRPr="00A42626" w:rsidRDefault="00A42626" w:rsidP="002D2BDE">
      <w:pPr>
        <w:pStyle w:val="Listepuces3"/>
        <w:numPr>
          <w:ilvl w:val="0"/>
          <w:numId w:val="33"/>
        </w:numPr>
        <w:suppressAutoHyphens/>
        <w:jc w:val="both"/>
        <w:rPr>
          <w:lang w:val="fr-FR"/>
        </w:rPr>
      </w:pPr>
      <w:r w:rsidRPr="00A42626">
        <w:rPr>
          <w:lang w:val="fr-FR"/>
        </w:rPr>
        <w:t>Si les valeurs ne sont pas égales</w:t>
      </w:r>
      <w:r w:rsidR="002D2BDE" w:rsidRPr="00A42626">
        <w:rPr>
          <w:lang w:val="fr-FR"/>
        </w:rPr>
        <w:t xml:space="preserve">, </w:t>
      </w:r>
      <w:r>
        <w:rPr>
          <w:lang w:val="fr-FR"/>
        </w:rPr>
        <w:t>vous devez reporter la valeur de la somme des lots commerciaux dans le champ « Poids débarqué » de la marée.</w:t>
      </w:r>
    </w:p>
    <w:p w:rsidR="002D2BDE" w:rsidRPr="00A42626" w:rsidRDefault="002D2BDE" w:rsidP="002D2BDE">
      <w:pPr>
        <w:pStyle w:val="Titre3"/>
        <w:rPr>
          <w:lang w:val="fr-FR"/>
        </w:rPr>
      </w:pPr>
      <w:bookmarkStart w:id="52" w:name="_Toc429984534"/>
      <w:bookmarkEnd w:id="52"/>
      <w:r w:rsidRPr="00A42626">
        <w:rPr>
          <w:lang w:val="fr-FR"/>
        </w:rPr>
        <w:t>Distance (Warning)</w:t>
      </w:r>
    </w:p>
    <w:p w:rsidR="002D2BDE" w:rsidRPr="00A42626" w:rsidRDefault="002D2BDE" w:rsidP="002D2BDE">
      <w:pPr>
        <w:pStyle w:val="Listepuces2"/>
        <w:numPr>
          <w:ilvl w:val="0"/>
          <w:numId w:val="32"/>
        </w:numPr>
        <w:suppressAutoHyphens/>
        <w:jc w:val="both"/>
        <w:rPr>
          <w:lang w:val="fr-FR"/>
        </w:rPr>
      </w:pPr>
      <w:r w:rsidRPr="00A42626">
        <w:rPr>
          <w:lang w:val="fr-FR"/>
        </w:rPr>
        <w:t xml:space="preserve">Nous vérifions si </w:t>
      </w:r>
      <w:r w:rsidR="00966E02" w:rsidRPr="00A42626">
        <w:rPr>
          <w:lang w:val="fr-FR"/>
        </w:rPr>
        <w:t xml:space="preserve">la distance est comprise entre </w:t>
      </w:r>
      <w:r w:rsidRPr="00A42626">
        <w:rPr>
          <w:lang w:val="fr-FR"/>
        </w:rPr>
        <w:t xml:space="preserve">0 </w:t>
      </w:r>
      <w:r w:rsidR="00966E02" w:rsidRPr="00A42626">
        <w:rPr>
          <w:lang w:val="fr-FR"/>
        </w:rPr>
        <w:t>et la distance maximale obtenue à partir de la vitesse maximale et du nombre d’activités.</w:t>
      </w:r>
      <w:r w:rsidRPr="00A42626">
        <w:rPr>
          <w:lang w:val="fr-FR"/>
        </w:rPr>
        <w:t>.</w:t>
      </w:r>
    </w:p>
    <w:p w:rsidR="002D2BDE" w:rsidRPr="00A42626" w:rsidRDefault="002D2BDE" w:rsidP="002D2BDE">
      <w:pPr>
        <w:pStyle w:val="Titre3"/>
        <w:rPr>
          <w:lang w:val="fr-FR"/>
        </w:rPr>
      </w:pPr>
      <w:bookmarkStart w:id="53" w:name="_Toc429984535"/>
      <w:r w:rsidRPr="00A42626">
        <w:rPr>
          <w:lang w:val="fr-FR"/>
        </w:rPr>
        <w:t>Couverture temporelle</w:t>
      </w:r>
      <w:bookmarkEnd w:id="53"/>
      <w:r w:rsidRPr="00A42626">
        <w:rPr>
          <w:lang w:val="fr-FR"/>
        </w:rPr>
        <w:t xml:space="preserve"> </w:t>
      </w:r>
    </w:p>
    <w:p w:rsidR="002D2BDE" w:rsidRPr="00A42626" w:rsidRDefault="002D2BDE" w:rsidP="002D2BDE">
      <w:pPr>
        <w:pStyle w:val="Listepuces2"/>
        <w:numPr>
          <w:ilvl w:val="0"/>
          <w:numId w:val="32"/>
        </w:numPr>
        <w:suppressAutoHyphens/>
        <w:jc w:val="both"/>
        <w:rPr>
          <w:lang w:val="fr-FR"/>
        </w:rPr>
      </w:pPr>
      <w:r w:rsidRPr="00A42626">
        <w:rPr>
          <w:lang w:val="fr-FR"/>
        </w:rPr>
        <w:t>Nous vérifions si les activités sont temporellement continues durant la marée.</w:t>
      </w:r>
    </w:p>
    <w:p w:rsidR="002D2BDE" w:rsidRPr="00A42626" w:rsidRDefault="003B2FED" w:rsidP="002D2BDE">
      <w:pPr>
        <w:pStyle w:val="Listepuces3"/>
        <w:numPr>
          <w:ilvl w:val="0"/>
          <w:numId w:val="33"/>
        </w:numPr>
        <w:suppressAutoHyphens/>
        <w:jc w:val="both"/>
        <w:rPr>
          <w:lang w:val="fr-FR"/>
        </w:rPr>
      </w:pPr>
      <w:r>
        <w:rPr>
          <w:lang w:val="fr-FR"/>
        </w:rPr>
        <w:t>Vous devez vérifier dans le journal de pêche si un jour n’est pas manquant</w:t>
      </w:r>
      <w:r w:rsidR="002D2BDE" w:rsidRPr="00A42626">
        <w:rPr>
          <w:lang w:val="fr-FR"/>
        </w:rPr>
        <w:t>.</w:t>
      </w:r>
    </w:p>
    <w:p w:rsidR="002D2BDE" w:rsidRPr="00A42626" w:rsidRDefault="002D2BDE" w:rsidP="002D2BDE">
      <w:pPr>
        <w:pStyle w:val="Titre3"/>
        <w:rPr>
          <w:lang w:val="fr-FR"/>
        </w:rPr>
      </w:pPr>
      <w:bookmarkStart w:id="54" w:name="_Toc429984536"/>
      <w:r w:rsidRPr="00A42626">
        <w:rPr>
          <w:lang w:val="fr-FR"/>
        </w:rPr>
        <w:t>Limit</w:t>
      </w:r>
      <w:bookmarkEnd w:id="54"/>
      <w:r w:rsidR="00007649" w:rsidRPr="00A42626">
        <w:rPr>
          <w:lang w:val="fr-FR"/>
        </w:rPr>
        <w:t>e temporelle</w:t>
      </w:r>
      <w:r w:rsidRPr="00A42626">
        <w:rPr>
          <w:lang w:val="fr-FR"/>
        </w:rPr>
        <w:t xml:space="preserve"> </w:t>
      </w:r>
    </w:p>
    <w:p w:rsidR="002D2BDE" w:rsidRPr="00A42626" w:rsidRDefault="002D2BDE" w:rsidP="002D2BDE">
      <w:pPr>
        <w:pStyle w:val="Listepuces2"/>
        <w:numPr>
          <w:ilvl w:val="0"/>
          <w:numId w:val="32"/>
        </w:numPr>
        <w:suppressAutoHyphens/>
        <w:jc w:val="both"/>
        <w:rPr>
          <w:lang w:val="fr-FR"/>
        </w:rPr>
      </w:pPr>
      <w:r w:rsidRPr="00A42626">
        <w:rPr>
          <w:lang w:val="fr-FR"/>
        </w:rPr>
        <w:t xml:space="preserve">Nous vérifions si </w:t>
      </w:r>
      <w:r w:rsidR="00851714" w:rsidRPr="00A42626">
        <w:rPr>
          <w:lang w:val="fr-FR"/>
        </w:rPr>
        <w:t>les limites temporel</w:t>
      </w:r>
      <w:r w:rsidRPr="00A42626">
        <w:rPr>
          <w:lang w:val="fr-FR"/>
        </w:rPr>
        <w:t>l</w:t>
      </w:r>
      <w:r w:rsidR="00851714" w:rsidRPr="00A42626">
        <w:rPr>
          <w:lang w:val="fr-FR"/>
        </w:rPr>
        <w:t>e</w:t>
      </w:r>
      <w:r w:rsidRPr="00A42626">
        <w:rPr>
          <w:lang w:val="fr-FR"/>
        </w:rPr>
        <w:t xml:space="preserve">s, </w:t>
      </w:r>
      <w:r w:rsidR="00851714" w:rsidRPr="00A42626">
        <w:rPr>
          <w:lang w:val="fr-FR"/>
        </w:rPr>
        <w:t>le premier et le dernier jour,  de la marée sont cohérentes avec les activités.</w:t>
      </w:r>
    </w:p>
    <w:p w:rsidR="00417363" w:rsidRPr="00A42626" w:rsidRDefault="00F32C41" w:rsidP="00F32C41">
      <w:pPr>
        <w:pStyle w:val="Listepuces3"/>
        <w:numPr>
          <w:ilvl w:val="0"/>
          <w:numId w:val="33"/>
        </w:numPr>
        <w:suppressAutoHyphens/>
        <w:jc w:val="both"/>
        <w:rPr>
          <w:lang w:val="fr-FR"/>
        </w:rPr>
      </w:pPr>
      <w:r>
        <w:rPr>
          <w:lang w:val="fr-FR"/>
        </w:rPr>
        <w:t xml:space="preserve">Vous devez vérifier si les dates de départ et d’arrivée </w:t>
      </w:r>
      <w:r w:rsidR="009F55D1">
        <w:rPr>
          <w:lang w:val="fr-FR"/>
        </w:rPr>
        <w:t>correspondent dans</w:t>
      </w:r>
      <w:r>
        <w:rPr>
          <w:lang w:val="fr-FR"/>
        </w:rPr>
        <w:t xml:space="preserve"> le journal de pêche et les documents du débarquement.</w:t>
      </w:r>
      <w:bookmarkStart w:id="55" w:name="_Toc429984538"/>
      <w:bookmarkEnd w:id="55"/>
      <w:r w:rsidRPr="00A42626">
        <w:rPr>
          <w:lang w:val="fr-FR"/>
        </w:rPr>
        <w:t xml:space="preserve"> </w:t>
      </w:r>
    </w:p>
    <w:p w:rsidR="00417363" w:rsidRPr="00A42626" w:rsidRDefault="00417363" w:rsidP="002D2BDE">
      <w:pPr>
        <w:pStyle w:val="Titre3"/>
        <w:rPr>
          <w:lang w:val="fr-FR"/>
        </w:rPr>
      </w:pPr>
      <w:r w:rsidRPr="00A42626">
        <w:rPr>
          <w:lang w:val="fr-FR"/>
        </w:rPr>
        <w:lastRenderedPageBreak/>
        <w:t>Port</w:t>
      </w:r>
    </w:p>
    <w:p w:rsidR="00417363" w:rsidRPr="00A42626" w:rsidRDefault="00417363" w:rsidP="00417363">
      <w:pPr>
        <w:pStyle w:val="Listepuces2"/>
        <w:numPr>
          <w:ilvl w:val="0"/>
          <w:numId w:val="32"/>
        </w:numPr>
        <w:suppressAutoHyphens/>
        <w:jc w:val="both"/>
        <w:rPr>
          <w:lang w:val="fr-FR"/>
        </w:rPr>
      </w:pPr>
      <w:r w:rsidRPr="00A42626">
        <w:rPr>
          <w:lang w:val="fr-FR"/>
        </w:rPr>
        <w:t>Nous vérifions si le port de départ de la marée est identique au port d’arrivée de la marée précédente.</w:t>
      </w:r>
    </w:p>
    <w:p w:rsidR="004E5178" w:rsidRPr="00A42626" w:rsidRDefault="004E5178" w:rsidP="004E5178">
      <w:pPr>
        <w:pStyle w:val="Listepuces3"/>
        <w:numPr>
          <w:ilvl w:val="0"/>
          <w:numId w:val="33"/>
        </w:numPr>
        <w:suppressAutoHyphens/>
        <w:jc w:val="both"/>
        <w:rPr>
          <w:lang w:val="fr-FR"/>
        </w:rPr>
      </w:pPr>
      <w:r w:rsidRPr="00A42626">
        <w:rPr>
          <w:lang w:val="fr-FR"/>
        </w:rPr>
        <w:t>Vérifier si tous les journaux de pêches ont été saisis.</w:t>
      </w:r>
    </w:p>
    <w:p w:rsidR="004E5178" w:rsidRPr="00A42626" w:rsidRDefault="004E5178" w:rsidP="004E5178">
      <w:pPr>
        <w:pStyle w:val="Listepuces3"/>
        <w:numPr>
          <w:ilvl w:val="0"/>
          <w:numId w:val="33"/>
        </w:numPr>
        <w:suppressAutoHyphens/>
        <w:jc w:val="both"/>
        <w:rPr>
          <w:lang w:val="fr-FR"/>
        </w:rPr>
      </w:pPr>
      <w:r w:rsidRPr="00A42626">
        <w:rPr>
          <w:lang w:val="fr-FR"/>
        </w:rPr>
        <w:t>Vérifier auprès du capitaine si des sorties n’ont pas été effectuées entre temps.</w:t>
      </w:r>
    </w:p>
    <w:p w:rsidR="002D2BDE" w:rsidRPr="00A42626" w:rsidRDefault="002D2BDE" w:rsidP="002D2BDE">
      <w:pPr>
        <w:pStyle w:val="Titre3"/>
        <w:rPr>
          <w:lang w:val="fr-FR"/>
        </w:rPr>
      </w:pPr>
      <w:r w:rsidRPr="00A42626">
        <w:rPr>
          <w:lang w:val="fr-FR"/>
        </w:rPr>
        <w:t>Raising Factor (Info)</w:t>
      </w:r>
    </w:p>
    <w:p w:rsidR="002D2BDE" w:rsidRPr="00A42626" w:rsidRDefault="00394BD8" w:rsidP="002D2BDE">
      <w:pPr>
        <w:pStyle w:val="Listepuces2"/>
        <w:numPr>
          <w:ilvl w:val="0"/>
          <w:numId w:val="32"/>
        </w:numPr>
        <w:suppressAutoHyphens/>
        <w:jc w:val="both"/>
        <w:rPr>
          <w:lang w:val="fr-FR"/>
        </w:rPr>
      </w:pPr>
      <w:r w:rsidRPr="00A42626">
        <w:rPr>
          <w:lang w:val="fr-FR"/>
        </w:rPr>
        <w:t>Nous calculons le « raising factor »</w:t>
      </w:r>
      <w:r w:rsidR="006A2C3D">
        <w:rPr>
          <w:lang w:val="fr-FR"/>
        </w:rPr>
        <w:t xml:space="preserve"> </w:t>
      </w:r>
      <w:r w:rsidRPr="00A42626">
        <w:rPr>
          <w:lang w:val="fr-FR"/>
        </w:rPr>
        <w:t>pour toutes les marées (incluant les marée</w:t>
      </w:r>
      <w:r w:rsidR="00175513" w:rsidRPr="00A42626">
        <w:rPr>
          <w:lang w:val="fr-FR"/>
        </w:rPr>
        <w:t>s avec un débarquement partiel)</w:t>
      </w:r>
      <w:r w:rsidR="002D2BDE" w:rsidRPr="00A42626">
        <w:rPr>
          <w:lang w:val="fr-FR"/>
        </w:rPr>
        <w:t>.</w:t>
      </w:r>
    </w:p>
    <w:p w:rsidR="002D2BDE" w:rsidRPr="003226A2" w:rsidRDefault="003226A2" w:rsidP="002D2BDE">
      <w:pPr>
        <w:pStyle w:val="Listepuces3"/>
        <w:numPr>
          <w:ilvl w:val="0"/>
          <w:numId w:val="33"/>
        </w:numPr>
        <w:suppressAutoHyphens/>
        <w:jc w:val="both"/>
        <w:rPr>
          <w:lang w:val="fr-FR"/>
        </w:rPr>
      </w:pPr>
      <w:r w:rsidRPr="003226A2">
        <w:rPr>
          <w:lang w:val="fr-FR"/>
        </w:rPr>
        <w:t xml:space="preserve">Si le ratio n’est pas entre </w:t>
      </w:r>
      <w:r w:rsidR="002D2BDE" w:rsidRPr="003226A2">
        <w:rPr>
          <w:lang w:val="fr-FR"/>
        </w:rPr>
        <w:t>0.9 &lt; R &lt; 1.1 (</w:t>
      </w:r>
      <w:r w:rsidRPr="003226A2">
        <w:rPr>
          <w:lang w:val="fr-FR"/>
        </w:rPr>
        <w:t>Débarquement</w:t>
      </w:r>
      <w:r w:rsidR="002D2BDE" w:rsidRPr="003226A2">
        <w:rPr>
          <w:lang w:val="fr-FR"/>
        </w:rPr>
        <w:t>/</w:t>
      </w:r>
      <w:r>
        <w:rPr>
          <w:lang w:val="fr-FR"/>
        </w:rPr>
        <w:t>Capture</w:t>
      </w:r>
      <w:r w:rsidR="002D2BDE" w:rsidRPr="003226A2">
        <w:rPr>
          <w:lang w:val="fr-FR"/>
        </w:rPr>
        <w:t xml:space="preserve">), </w:t>
      </w:r>
      <w:r>
        <w:rPr>
          <w:lang w:val="fr-FR"/>
        </w:rPr>
        <w:t xml:space="preserve">vous devez </w:t>
      </w:r>
      <w:r w:rsidR="008A7575">
        <w:rPr>
          <w:lang w:val="fr-FR"/>
        </w:rPr>
        <w:t>vérifier</w:t>
      </w:r>
      <w:r>
        <w:rPr>
          <w:lang w:val="fr-FR"/>
        </w:rPr>
        <w:t xml:space="preserve"> la valeur de débarquement partiel</w:t>
      </w:r>
      <w:r w:rsidR="002D2BDE" w:rsidRPr="003226A2">
        <w:rPr>
          <w:lang w:val="fr-FR"/>
        </w:rPr>
        <w:t>.</w:t>
      </w:r>
    </w:p>
    <w:p w:rsidR="00417363" w:rsidRPr="003226A2" w:rsidRDefault="00417363" w:rsidP="00417363">
      <w:pPr>
        <w:pStyle w:val="Listepuces3"/>
        <w:numPr>
          <w:ilvl w:val="0"/>
          <w:numId w:val="0"/>
        </w:numPr>
        <w:suppressAutoHyphens/>
        <w:ind w:left="864"/>
        <w:jc w:val="both"/>
        <w:rPr>
          <w:lang w:val="fr-FR"/>
        </w:rPr>
      </w:pPr>
    </w:p>
    <w:p w:rsidR="00200742" w:rsidRPr="003226A2" w:rsidRDefault="00200742">
      <w:pPr>
        <w:spacing w:after="200" w:line="276" w:lineRule="auto"/>
        <w:rPr>
          <w:caps/>
          <w:spacing w:val="14"/>
          <w:szCs w:val="22"/>
          <w:lang w:val="fr-FR"/>
        </w:rPr>
      </w:pPr>
      <w:r w:rsidRPr="003226A2">
        <w:rPr>
          <w:lang w:val="fr-FR"/>
        </w:rPr>
        <w:br w:type="page"/>
      </w:r>
    </w:p>
    <w:p w:rsidR="00200742" w:rsidRPr="003226A2" w:rsidRDefault="00200742" w:rsidP="00200742">
      <w:pPr>
        <w:pStyle w:val="Titre4"/>
        <w:rPr>
          <w:lang w:val="fr-FR"/>
        </w:rPr>
        <w:sectPr w:rsidR="00200742" w:rsidRPr="003226A2" w:rsidSect="00200742">
          <w:type w:val="oddPage"/>
          <w:pgSz w:w="11907" w:h="16839" w:code="9"/>
          <w:pgMar w:top="1134" w:right="1134" w:bottom="1134" w:left="1134" w:header="709" w:footer="709" w:gutter="0"/>
          <w:pgNumType w:start="0"/>
          <w:cols w:space="720"/>
          <w:titlePg/>
          <w:docGrid w:linePitch="360"/>
        </w:sectPr>
      </w:pPr>
    </w:p>
    <w:p w:rsidR="001467E6" w:rsidRPr="00A42626" w:rsidRDefault="001467E6" w:rsidP="00200742">
      <w:pPr>
        <w:pStyle w:val="Titre4"/>
        <w:rPr>
          <w:lang w:val="fr-FR"/>
        </w:rPr>
      </w:pPr>
      <w:r w:rsidRPr="00A42626">
        <w:rPr>
          <w:lang w:val="fr-FR"/>
        </w:rPr>
        <w:lastRenderedPageBreak/>
        <w:t xml:space="preserve">Exploitation des erreurs </w:t>
      </w:r>
    </w:p>
    <w:p w:rsidR="00200742" w:rsidRDefault="00200742" w:rsidP="00200742">
      <w:pPr>
        <w:rPr>
          <w:lang w:val="fr-FR"/>
        </w:rPr>
      </w:pPr>
    </w:p>
    <w:bookmarkStart w:id="56" w:name="_MON_1520775757"/>
    <w:bookmarkEnd w:id="56"/>
    <w:p w:rsidR="00200742" w:rsidRPr="00A42626" w:rsidRDefault="00B6795C" w:rsidP="00200742">
      <w:pPr>
        <w:spacing w:after="200" w:line="276" w:lineRule="auto"/>
        <w:rPr>
          <w:lang w:val="fr-FR"/>
        </w:rPr>
      </w:pPr>
      <w:r w:rsidRPr="00A42626">
        <w:rPr>
          <w:lang w:val="fr-FR"/>
        </w:rPr>
        <w:object w:dxaOrig="11120" w:dyaOrig="36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1.45pt;height:165.75pt" o:ole="">
            <v:imagedata r:id="rId35" o:title=""/>
          </v:shape>
          <o:OLEObject Type="Embed" ProgID="Excel.Sheet.12" ShapeID="_x0000_i1025" DrawAspect="Content" ObjectID="_1522560831" r:id="rId36"/>
        </w:object>
      </w:r>
    </w:p>
    <w:p w:rsidR="00BF75DC" w:rsidRDefault="00BF75DC" w:rsidP="00BF75DC">
      <w:pPr>
        <w:rPr>
          <w:lang w:val="fr-FR"/>
        </w:rPr>
      </w:pPr>
      <w:r>
        <w:rPr>
          <w:lang w:val="fr-FR"/>
        </w:rPr>
        <w:t>La figure ci-dessus met en évidence plusieurs erreurs issues de différents contrôles</w:t>
      </w:r>
      <w:r w:rsidR="0061104A">
        <w:rPr>
          <w:rStyle w:val="Appelnotedebasdep"/>
          <w:lang w:val="fr-FR"/>
        </w:rPr>
        <w:footnoteReference w:id="5"/>
      </w:r>
      <w:r>
        <w:rPr>
          <w:lang w:val="fr-FR"/>
        </w:rPr>
        <w:t> :</w:t>
      </w:r>
    </w:p>
    <w:p w:rsidR="00BF75DC" w:rsidRDefault="006C7AC5" w:rsidP="00BF75DC">
      <w:pPr>
        <w:pStyle w:val="Paragraphedeliste"/>
        <w:numPr>
          <w:ilvl w:val="0"/>
          <w:numId w:val="39"/>
        </w:numPr>
        <w:rPr>
          <w:lang w:val="fr-FR"/>
        </w:rPr>
      </w:pPr>
      <w:r>
        <w:rPr>
          <w:lang w:val="fr-FR"/>
        </w:rPr>
        <w:t>Dans la colonne « Departure Harbour »</w:t>
      </w:r>
      <w:r w:rsidR="001D0C07">
        <w:rPr>
          <w:lang w:val="fr-FR"/>
        </w:rPr>
        <w:t>, les ports mis en évidence correspondent à un port de départ différent de celui d’arrivée de la marée précédente.</w:t>
      </w:r>
    </w:p>
    <w:p w:rsidR="00CB01AF" w:rsidRDefault="00A14217" w:rsidP="00BF75DC">
      <w:pPr>
        <w:pStyle w:val="Paragraphedeliste"/>
        <w:numPr>
          <w:ilvl w:val="0"/>
          <w:numId w:val="39"/>
        </w:numPr>
        <w:rPr>
          <w:lang w:val="fr-FR"/>
        </w:rPr>
      </w:pPr>
      <w:r>
        <w:rPr>
          <w:lang w:val="fr-FR"/>
        </w:rPr>
        <w:t xml:space="preserve">Dans la colonne « Has logbook », il est important de vérifier la cohérence de la valeur 0 (FAUX) et 1 (VRAI) avec les informations des dates d’activités. </w:t>
      </w:r>
    </w:p>
    <w:p w:rsidR="00CB01AF" w:rsidRDefault="00A14217" w:rsidP="00CB01AF">
      <w:pPr>
        <w:pStyle w:val="Paragraphedeliste"/>
        <w:numPr>
          <w:ilvl w:val="1"/>
          <w:numId w:val="39"/>
        </w:numPr>
        <w:rPr>
          <w:lang w:val="fr-FR"/>
        </w:rPr>
      </w:pPr>
      <w:r>
        <w:rPr>
          <w:lang w:val="fr-FR"/>
        </w:rPr>
        <w:t xml:space="preserve">Si la valeur est à </w:t>
      </w:r>
      <w:r w:rsidR="00E23EA6">
        <w:rPr>
          <w:lang w:val="fr-FR"/>
        </w:rPr>
        <w:t>1</w:t>
      </w:r>
      <w:r>
        <w:rPr>
          <w:lang w:val="fr-FR"/>
        </w:rPr>
        <w:t xml:space="preserve"> </w:t>
      </w:r>
      <w:r w:rsidR="00E23EA6">
        <w:rPr>
          <w:lang w:val="fr-FR"/>
        </w:rPr>
        <w:t xml:space="preserve">alors </w:t>
      </w:r>
      <w:r>
        <w:rPr>
          <w:lang w:val="fr-FR"/>
        </w:rPr>
        <w:t xml:space="preserve">la date de la première activité </w:t>
      </w:r>
      <w:r w:rsidR="00E23EA6">
        <w:rPr>
          <w:lang w:val="fr-FR"/>
        </w:rPr>
        <w:t>doit être renseignée.</w:t>
      </w:r>
      <w:r>
        <w:rPr>
          <w:lang w:val="fr-FR"/>
        </w:rPr>
        <w:t xml:space="preserve"> </w:t>
      </w:r>
    </w:p>
    <w:p w:rsidR="00A14217" w:rsidRDefault="00E23EA6" w:rsidP="00CB01AF">
      <w:pPr>
        <w:pStyle w:val="Paragraphedeliste"/>
        <w:numPr>
          <w:ilvl w:val="1"/>
          <w:numId w:val="39"/>
        </w:numPr>
        <w:rPr>
          <w:lang w:val="fr-FR"/>
        </w:rPr>
      </w:pPr>
      <w:r>
        <w:rPr>
          <w:lang w:val="fr-FR"/>
        </w:rPr>
        <w:t>E</w:t>
      </w:r>
      <w:r w:rsidR="00A14217">
        <w:rPr>
          <w:lang w:val="fr-FR"/>
        </w:rPr>
        <w:t>t inverse</w:t>
      </w:r>
      <w:r>
        <w:rPr>
          <w:lang w:val="fr-FR"/>
        </w:rPr>
        <w:t>ment, si la valeur est à 0, alors la date de la première activité ne doit pas être renseignée.</w:t>
      </w:r>
    </w:p>
    <w:p w:rsidR="00BF75DC" w:rsidRDefault="00000EDE" w:rsidP="00BF75DC">
      <w:pPr>
        <w:pStyle w:val="Paragraphedeliste"/>
        <w:numPr>
          <w:ilvl w:val="0"/>
          <w:numId w:val="39"/>
        </w:numPr>
        <w:rPr>
          <w:lang w:val="fr-FR"/>
        </w:rPr>
      </w:pPr>
      <w:r w:rsidRPr="00000EDE">
        <w:rPr>
          <w:lang w:val="fr-FR"/>
        </w:rPr>
        <w:t>Dans la colonne « First Activity Date », le</w:t>
      </w:r>
      <w:r>
        <w:rPr>
          <w:lang w:val="fr-FR"/>
        </w:rPr>
        <w:t>s dates mise</w:t>
      </w:r>
      <w:r w:rsidR="005F6125">
        <w:rPr>
          <w:lang w:val="fr-FR"/>
        </w:rPr>
        <w:t>s</w:t>
      </w:r>
      <w:r>
        <w:rPr>
          <w:lang w:val="fr-FR"/>
        </w:rPr>
        <w:t xml:space="preserve"> en évidence indiquent une différence </w:t>
      </w:r>
      <w:r w:rsidR="005F6125">
        <w:rPr>
          <w:lang w:val="fr-FR"/>
        </w:rPr>
        <w:t>entre</w:t>
      </w:r>
      <w:r>
        <w:rPr>
          <w:lang w:val="fr-FR"/>
        </w:rPr>
        <w:t xml:space="preserve"> la date de départ de la marée et la date de la première activité de la marée</w:t>
      </w:r>
      <w:r w:rsidR="00807793">
        <w:rPr>
          <w:lang w:val="fr-FR"/>
        </w:rPr>
        <w:t xml:space="preserve"> (« Departure Date »)</w:t>
      </w:r>
      <w:r>
        <w:rPr>
          <w:lang w:val="fr-FR"/>
        </w:rPr>
        <w:t>.</w:t>
      </w:r>
    </w:p>
    <w:p w:rsidR="00000EDE" w:rsidRPr="00000EDE" w:rsidRDefault="00000EDE" w:rsidP="00BF75DC">
      <w:pPr>
        <w:pStyle w:val="Paragraphedeliste"/>
        <w:numPr>
          <w:ilvl w:val="0"/>
          <w:numId w:val="39"/>
        </w:numPr>
        <w:rPr>
          <w:lang w:val="fr-FR"/>
        </w:rPr>
      </w:pPr>
      <w:r w:rsidRPr="00000EDE">
        <w:rPr>
          <w:lang w:val="fr-FR"/>
        </w:rPr>
        <w:t>Dans la colonne « </w:t>
      </w:r>
      <w:r>
        <w:rPr>
          <w:lang w:val="fr-FR"/>
        </w:rPr>
        <w:t xml:space="preserve">Last </w:t>
      </w:r>
      <w:r w:rsidRPr="00000EDE">
        <w:rPr>
          <w:lang w:val="fr-FR"/>
        </w:rPr>
        <w:t>Activity Date », les dates mise</w:t>
      </w:r>
      <w:r w:rsidR="005F6125">
        <w:rPr>
          <w:lang w:val="fr-FR"/>
        </w:rPr>
        <w:t>s</w:t>
      </w:r>
      <w:r w:rsidRPr="00000EDE">
        <w:rPr>
          <w:lang w:val="fr-FR"/>
        </w:rPr>
        <w:t xml:space="preserve"> en évidence indiquent une différence </w:t>
      </w:r>
      <w:r w:rsidR="005F6125">
        <w:rPr>
          <w:lang w:val="fr-FR"/>
        </w:rPr>
        <w:t>entre</w:t>
      </w:r>
      <w:r w:rsidRPr="00000EDE">
        <w:rPr>
          <w:lang w:val="fr-FR"/>
        </w:rPr>
        <w:t xml:space="preserve"> la date de </w:t>
      </w:r>
      <w:r>
        <w:rPr>
          <w:lang w:val="fr-FR"/>
        </w:rPr>
        <w:t>débarquement</w:t>
      </w:r>
      <w:r w:rsidRPr="00000EDE">
        <w:rPr>
          <w:lang w:val="fr-FR"/>
        </w:rPr>
        <w:t xml:space="preserve"> de la marée et la</w:t>
      </w:r>
      <w:r>
        <w:rPr>
          <w:lang w:val="fr-FR"/>
        </w:rPr>
        <w:t xml:space="preserve"> date de la</w:t>
      </w:r>
      <w:r w:rsidRPr="00000EDE">
        <w:rPr>
          <w:lang w:val="fr-FR"/>
        </w:rPr>
        <w:t xml:space="preserve"> </w:t>
      </w:r>
      <w:r>
        <w:rPr>
          <w:lang w:val="fr-FR"/>
        </w:rPr>
        <w:t>dernière</w:t>
      </w:r>
      <w:r w:rsidRPr="00000EDE">
        <w:rPr>
          <w:lang w:val="fr-FR"/>
        </w:rPr>
        <w:t xml:space="preserve"> activité de la marée</w:t>
      </w:r>
      <w:r w:rsidR="00807793">
        <w:rPr>
          <w:lang w:val="fr-FR"/>
        </w:rPr>
        <w:t xml:space="preserve"> (« Landing Date »)</w:t>
      </w:r>
      <w:r w:rsidRPr="00000EDE">
        <w:rPr>
          <w:lang w:val="fr-FR"/>
        </w:rPr>
        <w:t>.</w:t>
      </w:r>
    </w:p>
    <w:p w:rsidR="002A3978" w:rsidRPr="00A42626" w:rsidRDefault="002A3978" w:rsidP="00200742">
      <w:pPr>
        <w:spacing w:after="200" w:line="276" w:lineRule="auto"/>
        <w:rPr>
          <w:lang w:val="fr-FR"/>
        </w:rPr>
      </w:pPr>
    </w:p>
    <w:bookmarkStart w:id="57" w:name="_MON_1520777054"/>
    <w:bookmarkEnd w:id="57"/>
    <w:p w:rsidR="002A3978" w:rsidRDefault="00EA0590" w:rsidP="00200742">
      <w:pPr>
        <w:spacing w:after="200" w:line="276" w:lineRule="auto"/>
        <w:rPr>
          <w:lang w:val="fr-FR"/>
        </w:rPr>
      </w:pPr>
      <w:r w:rsidRPr="00A42626">
        <w:rPr>
          <w:lang w:val="fr-FR"/>
        </w:rPr>
        <w:object w:dxaOrig="13225" w:dyaOrig="3602">
          <v:shape id="_x0000_i1026" type="#_x0000_t75" style="width:608.6pt;height:165.75pt" o:ole="">
            <v:imagedata r:id="rId37" o:title=""/>
          </v:shape>
          <o:OLEObject Type="Embed" ProgID="Excel.Sheet.12" ShapeID="_x0000_i1026" DrawAspect="Content" ObjectID="_1522560832" r:id="rId38"/>
        </w:object>
      </w:r>
    </w:p>
    <w:p w:rsidR="006163F7" w:rsidRDefault="006163F7" w:rsidP="006163F7">
      <w:pPr>
        <w:rPr>
          <w:lang w:val="fr-FR"/>
        </w:rPr>
      </w:pPr>
      <w:r>
        <w:rPr>
          <w:lang w:val="fr-FR"/>
        </w:rPr>
        <w:t>La figure ci-dessus met en évidence plusieurs erreurs issues de différents contrôles</w:t>
      </w:r>
      <w:r w:rsidR="00E2139E">
        <w:rPr>
          <w:rStyle w:val="Appelnotedebasdep"/>
          <w:lang w:val="fr-FR"/>
        </w:rPr>
        <w:footnoteReference w:id="6"/>
      </w:r>
      <w:r>
        <w:rPr>
          <w:lang w:val="fr-FR"/>
        </w:rPr>
        <w:t>:</w:t>
      </w:r>
    </w:p>
    <w:p w:rsidR="00AD5421" w:rsidRPr="00AD5421" w:rsidRDefault="00EF6100" w:rsidP="00AD5421">
      <w:pPr>
        <w:pStyle w:val="Paragraphedeliste"/>
        <w:numPr>
          <w:ilvl w:val="0"/>
          <w:numId w:val="41"/>
        </w:numPr>
        <w:spacing w:after="200" w:line="276" w:lineRule="auto"/>
        <w:rPr>
          <w:lang w:val="fr-FR"/>
        </w:rPr>
      </w:pPr>
      <w:r w:rsidRPr="00AD5421">
        <w:rPr>
          <w:lang w:val="fr-FR"/>
        </w:rPr>
        <w:t xml:space="preserve">Dans la colonne « Time At Sea », la mise en évidence de la valeur </w:t>
      </w:r>
      <w:r w:rsidR="002A03FF" w:rsidRPr="00AD5421">
        <w:rPr>
          <w:lang w:val="fr-FR"/>
        </w:rPr>
        <w:t>« </w:t>
      </w:r>
      <w:r w:rsidRPr="00AD5421">
        <w:rPr>
          <w:lang w:val="fr-FR"/>
        </w:rPr>
        <w:t>Temps en mer</w:t>
      </w:r>
      <w:r w:rsidR="002A03FF" w:rsidRPr="00AD5421">
        <w:rPr>
          <w:lang w:val="fr-FR"/>
        </w:rPr>
        <w:t> » indique une différence avec la somme des valeurs « Temps en mer » des activités de la marée.</w:t>
      </w:r>
    </w:p>
    <w:p w:rsidR="00D40A7C" w:rsidRPr="00D40A7C" w:rsidRDefault="00AD5421" w:rsidP="00D40A7C">
      <w:pPr>
        <w:pStyle w:val="Paragraphedeliste"/>
        <w:numPr>
          <w:ilvl w:val="0"/>
          <w:numId w:val="41"/>
        </w:numPr>
        <w:rPr>
          <w:lang w:val="fr-FR"/>
        </w:rPr>
      </w:pPr>
      <w:r w:rsidRPr="00D40A7C">
        <w:rPr>
          <w:lang w:val="fr-FR"/>
        </w:rPr>
        <w:t>Dans la colonne « Fishing Time », la mise en évidence de l</w:t>
      </w:r>
      <w:r w:rsidR="00D40A7C">
        <w:rPr>
          <w:lang w:val="fr-FR"/>
        </w:rPr>
        <w:t xml:space="preserve">a valeur </w:t>
      </w:r>
      <w:r w:rsidRPr="00D40A7C">
        <w:rPr>
          <w:lang w:val="fr-FR"/>
        </w:rPr>
        <w:t xml:space="preserve">« Temps </w:t>
      </w:r>
      <w:r w:rsidR="008B250C" w:rsidRPr="00D40A7C">
        <w:rPr>
          <w:lang w:val="fr-FR"/>
        </w:rPr>
        <w:t>de pêche</w:t>
      </w:r>
      <w:r w:rsidRPr="00D40A7C">
        <w:rPr>
          <w:lang w:val="fr-FR"/>
        </w:rPr>
        <w:t xml:space="preserve"> » indique une différence avec la somme des valeurs « Temps </w:t>
      </w:r>
      <w:r w:rsidR="008B250C" w:rsidRPr="00D40A7C">
        <w:rPr>
          <w:lang w:val="fr-FR"/>
        </w:rPr>
        <w:t>de pêche</w:t>
      </w:r>
      <w:r w:rsidRPr="00D40A7C">
        <w:rPr>
          <w:lang w:val="fr-FR"/>
        </w:rPr>
        <w:t> » des activités de la marée.</w:t>
      </w:r>
      <w:r w:rsidR="00D40A7C" w:rsidRPr="00D40A7C">
        <w:rPr>
          <w:lang w:val="fr-FR"/>
        </w:rPr>
        <w:t xml:space="preserve"> </w:t>
      </w:r>
    </w:p>
    <w:p w:rsidR="00AD5421" w:rsidRPr="005430F7" w:rsidRDefault="00D40A7C" w:rsidP="00BA78E7">
      <w:pPr>
        <w:pStyle w:val="Paragraphedeliste"/>
        <w:numPr>
          <w:ilvl w:val="0"/>
          <w:numId w:val="41"/>
        </w:numPr>
        <w:spacing w:after="200" w:line="276" w:lineRule="auto"/>
        <w:jc w:val="left"/>
        <w:rPr>
          <w:lang w:val="fr-FR"/>
        </w:rPr>
        <w:sectPr w:rsidR="00AD5421" w:rsidRPr="005430F7" w:rsidSect="00DE6139">
          <w:headerReference w:type="first" r:id="rId39"/>
          <w:type w:val="oddPage"/>
          <w:pgSz w:w="16839" w:h="11907" w:orient="landscape" w:code="9"/>
          <w:pgMar w:top="1134" w:right="1134" w:bottom="1134" w:left="1134" w:header="709" w:footer="709" w:gutter="0"/>
          <w:cols w:space="720"/>
          <w:docGrid w:linePitch="360"/>
        </w:sectPr>
      </w:pPr>
      <w:r w:rsidRPr="005430F7">
        <w:rPr>
          <w:lang w:val="fr-FR"/>
        </w:rPr>
        <w:t xml:space="preserve">Dans la colonne « Landing Weight », la mise en évidence de la valeur « Poids débarqué » indique une différence avec la somme des </w:t>
      </w:r>
      <w:r w:rsidR="008620AC" w:rsidRPr="005430F7">
        <w:rPr>
          <w:lang w:val="fr-FR"/>
        </w:rPr>
        <w:t xml:space="preserve">poids débarqués des lots commerciaux </w:t>
      </w:r>
      <w:r w:rsidRPr="005430F7">
        <w:rPr>
          <w:lang w:val="fr-FR"/>
        </w:rPr>
        <w:t>de la marée.</w:t>
      </w:r>
    </w:p>
    <w:p w:rsidR="002D2BDE" w:rsidRPr="00A42626" w:rsidRDefault="002D2BDE" w:rsidP="00685F89">
      <w:pPr>
        <w:pStyle w:val="Titre2"/>
        <w:rPr>
          <w:lang w:val="fr-FR"/>
        </w:rPr>
      </w:pPr>
      <w:r w:rsidRPr="00A42626">
        <w:rPr>
          <w:lang w:val="fr-FR"/>
        </w:rPr>
        <w:lastRenderedPageBreak/>
        <w:t>Activité</w:t>
      </w:r>
    </w:p>
    <w:p w:rsidR="002D2BDE" w:rsidRPr="00A42626" w:rsidRDefault="002D2BDE" w:rsidP="002D2BDE">
      <w:pPr>
        <w:pStyle w:val="Titre3"/>
        <w:rPr>
          <w:lang w:val="fr-FR"/>
        </w:rPr>
      </w:pPr>
      <w:bookmarkStart w:id="58" w:name="_Toc429984539"/>
      <w:bookmarkEnd w:id="58"/>
      <w:r w:rsidRPr="00A42626">
        <w:rPr>
          <w:lang w:val="fr-FR"/>
        </w:rPr>
        <w:t>Context</w:t>
      </w:r>
      <w:r w:rsidR="00056662" w:rsidRPr="00A42626">
        <w:rPr>
          <w:lang w:val="fr-FR"/>
        </w:rPr>
        <w:t>e de pêche</w:t>
      </w:r>
    </w:p>
    <w:p w:rsidR="002D2BDE" w:rsidRPr="00A42626" w:rsidRDefault="005A6AF7" w:rsidP="002D2BDE">
      <w:pPr>
        <w:pStyle w:val="Listepuces2"/>
        <w:numPr>
          <w:ilvl w:val="0"/>
          <w:numId w:val="32"/>
        </w:numPr>
        <w:suppressAutoHyphens/>
        <w:jc w:val="both"/>
        <w:rPr>
          <w:lang w:val="fr-FR"/>
        </w:rPr>
      </w:pPr>
      <w:r w:rsidRPr="00A42626">
        <w:rPr>
          <w:lang w:val="fr-FR"/>
        </w:rPr>
        <w:t xml:space="preserve">Nous vérifions si le type de banc et l’association sont </w:t>
      </w:r>
      <w:r w:rsidR="00D004AB" w:rsidRPr="00A42626">
        <w:rPr>
          <w:lang w:val="fr-FR"/>
        </w:rPr>
        <w:t>cohérents</w:t>
      </w:r>
      <w:r w:rsidR="002D2BDE" w:rsidRPr="00A42626">
        <w:rPr>
          <w:lang w:val="fr-FR"/>
        </w:rPr>
        <w:t>.</w:t>
      </w:r>
    </w:p>
    <w:p w:rsidR="002D2BDE" w:rsidRPr="00591EB1" w:rsidRDefault="007950C7" w:rsidP="00591EB1">
      <w:pPr>
        <w:pStyle w:val="Listepuces3"/>
        <w:numPr>
          <w:ilvl w:val="0"/>
          <w:numId w:val="33"/>
        </w:numPr>
        <w:suppressAutoHyphens/>
        <w:jc w:val="both"/>
        <w:rPr>
          <w:lang w:val="fr-FR"/>
        </w:rPr>
      </w:pPr>
      <w:r w:rsidRPr="007950C7">
        <w:rPr>
          <w:lang w:val="fr-FR"/>
        </w:rPr>
        <w:t xml:space="preserve">Si le type de banc est </w:t>
      </w:r>
      <w:r w:rsidR="002E30E9">
        <w:rPr>
          <w:lang w:val="fr-FR"/>
        </w:rPr>
        <w:t>« banc objet »</w:t>
      </w:r>
      <w:r w:rsidR="002D2BDE" w:rsidRPr="007950C7">
        <w:rPr>
          <w:lang w:val="fr-FR"/>
        </w:rPr>
        <w:t xml:space="preserve"> (code 1), </w:t>
      </w:r>
      <w:r w:rsidRPr="007950C7">
        <w:rPr>
          <w:lang w:val="fr-FR"/>
        </w:rPr>
        <w:t>alors il doit y avoir au moins une association</w:t>
      </w:r>
      <w:r w:rsidR="00591EB1">
        <w:rPr>
          <w:lang w:val="fr-FR"/>
        </w:rPr>
        <w:t xml:space="preserve">, et l’identifiant doit être une des valeurs suivantes </w:t>
      </w:r>
      <w:r w:rsidR="002D2BDE" w:rsidRPr="00591EB1">
        <w:rPr>
          <w:lang w:val="fr-FR"/>
        </w:rPr>
        <w:t xml:space="preserve">10, 60, 81 </w:t>
      </w:r>
      <w:r w:rsidR="00591EB1">
        <w:rPr>
          <w:lang w:val="fr-FR"/>
        </w:rPr>
        <w:t xml:space="preserve">ou entre </w:t>
      </w:r>
      <w:r w:rsidR="002D2BDE" w:rsidRPr="00591EB1">
        <w:rPr>
          <w:lang w:val="fr-FR"/>
        </w:rPr>
        <w:t xml:space="preserve">20 </w:t>
      </w:r>
      <w:r w:rsidR="00591EB1">
        <w:rPr>
          <w:lang w:val="fr-FR"/>
        </w:rPr>
        <w:t>et</w:t>
      </w:r>
      <w:r w:rsidR="002D2BDE" w:rsidRPr="00591EB1">
        <w:rPr>
          <w:lang w:val="fr-FR"/>
        </w:rPr>
        <w:t xml:space="preserve"> 28;</w:t>
      </w:r>
    </w:p>
    <w:p w:rsidR="002D2BDE" w:rsidRPr="009F7BBD" w:rsidRDefault="002E30E9" w:rsidP="002D2BDE">
      <w:pPr>
        <w:pStyle w:val="Listepuces3"/>
        <w:numPr>
          <w:ilvl w:val="0"/>
          <w:numId w:val="33"/>
        </w:numPr>
        <w:suppressAutoHyphens/>
        <w:jc w:val="both"/>
        <w:rPr>
          <w:lang w:val="fr-FR"/>
        </w:rPr>
      </w:pPr>
      <w:r w:rsidRPr="009F7BBD">
        <w:rPr>
          <w:lang w:val="fr-FR"/>
        </w:rPr>
        <w:t xml:space="preserve">Si le type de banc est </w:t>
      </w:r>
      <w:r w:rsidR="00DD1A06">
        <w:rPr>
          <w:lang w:val="fr-FR"/>
        </w:rPr>
        <w:t>« </w:t>
      </w:r>
      <w:r w:rsidR="00054964" w:rsidRPr="009F7BBD">
        <w:rPr>
          <w:lang w:val="fr-FR"/>
        </w:rPr>
        <w:t>banc libre</w:t>
      </w:r>
      <w:r w:rsidR="00DD1A06">
        <w:rPr>
          <w:lang w:val="fr-FR"/>
        </w:rPr>
        <w:t> »</w:t>
      </w:r>
      <w:r w:rsidR="002D2BDE" w:rsidRPr="009F7BBD">
        <w:rPr>
          <w:lang w:val="fr-FR"/>
        </w:rPr>
        <w:t xml:space="preserve"> (code 2), </w:t>
      </w:r>
      <w:r w:rsidR="009F7BBD">
        <w:rPr>
          <w:lang w:val="fr-FR"/>
        </w:rPr>
        <w:t>alors l’identifiant de l’association</w:t>
      </w:r>
      <w:r w:rsidR="005F6125">
        <w:rPr>
          <w:lang w:val="fr-FR"/>
        </w:rPr>
        <w:t>,</w:t>
      </w:r>
      <w:r w:rsidR="009F7BBD">
        <w:rPr>
          <w:lang w:val="fr-FR"/>
        </w:rPr>
        <w:t xml:space="preserve"> si elle existe</w:t>
      </w:r>
      <w:r w:rsidR="005F6125">
        <w:rPr>
          <w:lang w:val="fr-FR"/>
        </w:rPr>
        <w:t>,</w:t>
      </w:r>
      <w:r w:rsidR="009F7BBD">
        <w:rPr>
          <w:lang w:val="fr-FR"/>
        </w:rPr>
        <w:t xml:space="preserve"> </w:t>
      </w:r>
      <w:r w:rsidR="009F7BBD" w:rsidRPr="009F7BBD">
        <w:rPr>
          <w:b/>
          <w:i/>
          <w:lang w:val="fr-FR"/>
        </w:rPr>
        <w:t>ne doit pas</w:t>
      </w:r>
      <w:r w:rsidR="009F7BBD">
        <w:rPr>
          <w:lang w:val="fr-FR"/>
        </w:rPr>
        <w:t xml:space="preserve"> être une des valeurs suivantes </w:t>
      </w:r>
      <w:r w:rsidR="009F7BBD" w:rsidRPr="00591EB1">
        <w:rPr>
          <w:lang w:val="fr-FR"/>
        </w:rPr>
        <w:t xml:space="preserve">10, 60, 81 </w:t>
      </w:r>
      <w:r w:rsidR="009F7BBD">
        <w:rPr>
          <w:lang w:val="fr-FR"/>
        </w:rPr>
        <w:t xml:space="preserve">ou entre </w:t>
      </w:r>
      <w:r w:rsidR="009F7BBD" w:rsidRPr="00591EB1">
        <w:rPr>
          <w:lang w:val="fr-FR"/>
        </w:rPr>
        <w:t xml:space="preserve">20 </w:t>
      </w:r>
      <w:r w:rsidR="009F7BBD">
        <w:rPr>
          <w:lang w:val="fr-FR"/>
        </w:rPr>
        <w:t>et</w:t>
      </w:r>
      <w:r w:rsidR="009F7BBD" w:rsidRPr="00591EB1">
        <w:rPr>
          <w:lang w:val="fr-FR"/>
        </w:rPr>
        <w:t xml:space="preserve"> 28</w:t>
      </w:r>
      <w:r w:rsidR="002D2BDE" w:rsidRPr="009F7BBD">
        <w:rPr>
          <w:lang w:val="fr-FR"/>
        </w:rPr>
        <w:t>.</w:t>
      </w:r>
    </w:p>
    <w:p w:rsidR="002D2BDE" w:rsidRPr="00A42626" w:rsidRDefault="002E666C" w:rsidP="002D2BDE">
      <w:pPr>
        <w:pStyle w:val="Titre3"/>
        <w:rPr>
          <w:lang w:val="fr-FR"/>
        </w:rPr>
      </w:pPr>
      <w:bookmarkStart w:id="59" w:name="_Toc429984540"/>
      <w:bookmarkEnd w:id="59"/>
      <w:r w:rsidRPr="00A42626">
        <w:rPr>
          <w:lang w:val="fr-FR"/>
        </w:rPr>
        <w:t>Opération</w:t>
      </w:r>
    </w:p>
    <w:p w:rsidR="002D2BDE" w:rsidRPr="00A42626" w:rsidRDefault="002D2BDE" w:rsidP="002D2BDE">
      <w:pPr>
        <w:pStyle w:val="Listepuces2"/>
        <w:numPr>
          <w:ilvl w:val="0"/>
          <w:numId w:val="32"/>
        </w:numPr>
        <w:suppressAutoHyphens/>
        <w:jc w:val="both"/>
        <w:rPr>
          <w:lang w:val="fr-FR"/>
        </w:rPr>
      </w:pPr>
      <w:r w:rsidRPr="00A42626">
        <w:rPr>
          <w:lang w:val="fr-FR"/>
        </w:rPr>
        <w:t xml:space="preserve">Nous vérifions si </w:t>
      </w:r>
      <w:r w:rsidR="00CC0B33" w:rsidRPr="00A42626">
        <w:rPr>
          <w:lang w:val="fr-FR"/>
        </w:rPr>
        <w:t>l’</w:t>
      </w:r>
      <w:r w:rsidR="002E666C" w:rsidRPr="00A42626">
        <w:rPr>
          <w:lang w:val="fr-FR"/>
        </w:rPr>
        <w:t>opération</w:t>
      </w:r>
      <w:r w:rsidR="00CC0B33" w:rsidRPr="00A42626">
        <w:rPr>
          <w:lang w:val="fr-FR"/>
        </w:rPr>
        <w:t xml:space="preserve"> associée à l’a</w:t>
      </w:r>
      <w:r w:rsidRPr="00A42626">
        <w:rPr>
          <w:lang w:val="fr-FR"/>
        </w:rPr>
        <w:t xml:space="preserve">ctivité est cohérente </w:t>
      </w:r>
      <w:r w:rsidR="00CC0B33" w:rsidRPr="00A42626">
        <w:rPr>
          <w:lang w:val="fr-FR"/>
        </w:rPr>
        <w:t>a</w:t>
      </w:r>
      <w:r w:rsidRPr="00A42626">
        <w:rPr>
          <w:lang w:val="fr-FR"/>
        </w:rPr>
        <w:t xml:space="preserve">vec </w:t>
      </w:r>
      <w:r w:rsidR="00CC0B33" w:rsidRPr="00A42626">
        <w:rPr>
          <w:lang w:val="fr-FR"/>
        </w:rPr>
        <w:t>les autres</w:t>
      </w:r>
      <w:r w:rsidRPr="00A42626">
        <w:rPr>
          <w:lang w:val="fr-FR"/>
        </w:rPr>
        <w:t xml:space="preserve"> information</w:t>
      </w:r>
      <w:r w:rsidR="00CC0B33" w:rsidRPr="00A42626">
        <w:rPr>
          <w:lang w:val="fr-FR"/>
        </w:rPr>
        <w:t>s</w:t>
      </w:r>
      <w:r w:rsidRPr="00A42626">
        <w:rPr>
          <w:lang w:val="fr-FR"/>
        </w:rPr>
        <w:t>.</w:t>
      </w:r>
    </w:p>
    <w:p w:rsidR="00EA0590" w:rsidRPr="0050732C" w:rsidRDefault="00EA0590" w:rsidP="00EA0590">
      <w:pPr>
        <w:pStyle w:val="Listepuces3"/>
        <w:numPr>
          <w:ilvl w:val="0"/>
          <w:numId w:val="33"/>
        </w:numPr>
        <w:suppressAutoHyphens/>
        <w:jc w:val="both"/>
        <w:rPr>
          <w:lang w:val="fr-FR"/>
        </w:rPr>
      </w:pPr>
      <w:r w:rsidRPr="0050732C">
        <w:rPr>
          <w:rStyle w:val="hps"/>
          <w:lang w:val="fr-FR"/>
        </w:rPr>
        <w:t xml:space="preserve">Si l’identifiant de l’opération est 0, </w:t>
      </w:r>
      <w:r>
        <w:rPr>
          <w:rStyle w:val="hps"/>
          <w:lang w:val="fr-FR"/>
        </w:rPr>
        <w:t>alors la valeur du</w:t>
      </w:r>
      <w:r w:rsidRPr="0050732C">
        <w:rPr>
          <w:rStyle w:val="hps"/>
          <w:lang w:val="fr-FR"/>
        </w:rPr>
        <w:t xml:space="preserve"> poids total débarqué doit être égale à 0;</w:t>
      </w:r>
    </w:p>
    <w:p w:rsidR="00EA0590" w:rsidRPr="0050732C" w:rsidRDefault="00EA0590" w:rsidP="00EA0590">
      <w:pPr>
        <w:pStyle w:val="Listepuces3"/>
        <w:numPr>
          <w:ilvl w:val="0"/>
          <w:numId w:val="33"/>
        </w:numPr>
        <w:suppressAutoHyphens/>
        <w:jc w:val="both"/>
        <w:rPr>
          <w:lang w:val="fr-FR"/>
        </w:rPr>
      </w:pPr>
      <w:r w:rsidRPr="0050732C">
        <w:rPr>
          <w:rStyle w:val="hps"/>
          <w:lang w:val="fr-FR"/>
        </w:rPr>
        <w:t xml:space="preserve">Si l’identifiant de l’opération est </w:t>
      </w:r>
      <w:r w:rsidR="0084327E">
        <w:rPr>
          <w:rStyle w:val="hps"/>
          <w:lang w:val="fr-FR"/>
        </w:rPr>
        <w:t>1 ou</w:t>
      </w:r>
      <w:r>
        <w:rPr>
          <w:rStyle w:val="hps"/>
          <w:lang w:val="fr-FR"/>
        </w:rPr>
        <w:t xml:space="preserve"> 2</w:t>
      </w:r>
      <w:r w:rsidRPr="0050732C">
        <w:rPr>
          <w:rStyle w:val="hps"/>
          <w:lang w:val="fr-FR"/>
        </w:rPr>
        <w:t xml:space="preserve">, </w:t>
      </w:r>
      <w:r>
        <w:rPr>
          <w:rStyle w:val="hps"/>
          <w:lang w:val="fr-FR"/>
        </w:rPr>
        <w:t>alors la valeur du</w:t>
      </w:r>
      <w:r w:rsidRPr="0050732C">
        <w:rPr>
          <w:rStyle w:val="hps"/>
          <w:lang w:val="fr-FR"/>
        </w:rPr>
        <w:t xml:space="preserve"> poids total débarqué doit être </w:t>
      </w:r>
      <w:r>
        <w:rPr>
          <w:rStyle w:val="hps"/>
          <w:lang w:val="fr-FR"/>
        </w:rPr>
        <w:t>différente de</w:t>
      </w:r>
      <w:r w:rsidRPr="0050732C">
        <w:rPr>
          <w:rStyle w:val="hps"/>
          <w:lang w:val="fr-FR"/>
        </w:rPr>
        <w:t xml:space="preserve"> 0;</w:t>
      </w:r>
    </w:p>
    <w:p w:rsidR="00577C4D" w:rsidRPr="0050732C" w:rsidRDefault="00577C4D" w:rsidP="00577C4D">
      <w:pPr>
        <w:pStyle w:val="Listepuces3"/>
        <w:numPr>
          <w:ilvl w:val="0"/>
          <w:numId w:val="33"/>
        </w:numPr>
        <w:suppressAutoHyphens/>
        <w:jc w:val="both"/>
        <w:rPr>
          <w:lang w:val="fr-FR"/>
        </w:rPr>
      </w:pPr>
      <w:r w:rsidRPr="0050732C">
        <w:rPr>
          <w:rStyle w:val="hps"/>
          <w:lang w:val="fr-FR"/>
        </w:rPr>
        <w:t xml:space="preserve">Si l’identifiant de l’opération est </w:t>
      </w:r>
      <w:r>
        <w:rPr>
          <w:rStyle w:val="hps"/>
          <w:lang w:val="fr-FR"/>
        </w:rPr>
        <w:t>12, 13 ou 14</w:t>
      </w:r>
      <w:r w:rsidRPr="0050732C">
        <w:rPr>
          <w:rStyle w:val="hps"/>
          <w:lang w:val="fr-FR"/>
        </w:rPr>
        <w:t xml:space="preserve">, </w:t>
      </w:r>
      <w:r>
        <w:rPr>
          <w:rStyle w:val="hps"/>
          <w:lang w:val="fr-FR"/>
        </w:rPr>
        <w:t>alors la valeur du</w:t>
      </w:r>
      <w:r w:rsidRPr="0050732C">
        <w:rPr>
          <w:rStyle w:val="hps"/>
          <w:lang w:val="fr-FR"/>
        </w:rPr>
        <w:t xml:space="preserve"> poids total débarqué doit être égale à 0;</w:t>
      </w:r>
    </w:p>
    <w:p w:rsidR="002D2BDE" w:rsidRPr="00A42626" w:rsidRDefault="002D2BDE" w:rsidP="002D2BDE">
      <w:pPr>
        <w:pStyle w:val="Titre3"/>
        <w:rPr>
          <w:lang w:val="fr-FR"/>
        </w:rPr>
      </w:pPr>
      <w:bookmarkStart w:id="60" w:name="_Toc429984541"/>
      <w:bookmarkEnd w:id="60"/>
      <w:r w:rsidRPr="00A42626">
        <w:rPr>
          <w:lang w:val="fr-FR"/>
        </w:rPr>
        <w:t>Position</w:t>
      </w:r>
    </w:p>
    <w:p w:rsidR="002D2BDE" w:rsidRPr="00A42626" w:rsidRDefault="002D2BDE" w:rsidP="002D2BDE">
      <w:pPr>
        <w:pStyle w:val="Listepuces2"/>
        <w:numPr>
          <w:ilvl w:val="0"/>
          <w:numId w:val="32"/>
        </w:numPr>
        <w:suppressAutoHyphens/>
        <w:jc w:val="both"/>
        <w:rPr>
          <w:lang w:val="fr-FR"/>
        </w:rPr>
      </w:pPr>
      <w:r w:rsidRPr="00A42626">
        <w:rPr>
          <w:lang w:val="fr-FR"/>
        </w:rPr>
        <w:t xml:space="preserve">Nous vérifions si </w:t>
      </w:r>
      <w:r w:rsidR="00AA60ED" w:rsidRPr="00A42626">
        <w:rPr>
          <w:lang w:val="fr-FR"/>
        </w:rPr>
        <w:t>la</w:t>
      </w:r>
      <w:r w:rsidRPr="00A42626">
        <w:rPr>
          <w:lang w:val="fr-FR"/>
        </w:rPr>
        <w:t xml:space="preserve"> position </w:t>
      </w:r>
      <w:r w:rsidR="00AA60ED" w:rsidRPr="00A42626">
        <w:rPr>
          <w:lang w:val="fr-FR"/>
        </w:rPr>
        <w:t>de l’a</w:t>
      </w:r>
      <w:r w:rsidRPr="00A42626">
        <w:rPr>
          <w:lang w:val="fr-FR"/>
        </w:rPr>
        <w:t xml:space="preserve">ctivité </w:t>
      </w:r>
      <w:r w:rsidR="00AA60ED" w:rsidRPr="00A42626">
        <w:rPr>
          <w:lang w:val="fr-FR"/>
        </w:rPr>
        <w:t>est dans l’</w:t>
      </w:r>
      <w:r w:rsidR="00F00378" w:rsidRPr="00A42626">
        <w:rPr>
          <w:lang w:val="fr-FR"/>
        </w:rPr>
        <w:t>océan</w:t>
      </w:r>
      <w:r w:rsidR="00AA60ED" w:rsidRPr="00A42626">
        <w:rPr>
          <w:lang w:val="fr-FR"/>
        </w:rPr>
        <w:t xml:space="preserve">, au port ou à terre, et si la </w:t>
      </w:r>
      <w:r w:rsidRPr="00A42626">
        <w:rPr>
          <w:lang w:val="fr-FR"/>
        </w:rPr>
        <w:t>position</w:t>
      </w:r>
      <w:r w:rsidR="00AA60ED" w:rsidRPr="00A42626">
        <w:rPr>
          <w:lang w:val="fr-FR"/>
        </w:rPr>
        <w:t xml:space="preserve"> et l’océan sont </w:t>
      </w:r>
      <w:r w:rsidR="00FD18BA" w:rsidRPr="00A42626">
        <w:rPr>
          <w:lang w:val="fr-FR"/>
        </w:rPr>
        <w:t>cohérents</w:t>
      </w:r>
      <w:r w:rsidRPr="00A42626">
        <w:rPr>
          <w:lang w:val="fr-FR"/>
        </w:rPr>
        <w:t>.</w:t>
      </w:r>
    </w:p>
    <w:p w:rsidR="002D2BDE" w:rsidRPr="00A42626" w:rsidRDefault="00552B2A" w:rsidP="002D2BDE">
      <w:pPr>
        <w:pStyle w:val="Listepuces3"/>
        <w:numPr>
          <w:ilvl w:val="0"/>
          <w:numId w:val="33"/>
        </w:numPr>
        <w:suppressAutoHyphens/>
        <w:jc w:val="both"/>
        <w:rPr>
          <w:lang w:val="fr-FR"/>
        </w:rPr>
      </w:pPr>
      <w:r>
        <w:rPr>
          <w:lang w:val="fr-FR"/>
        </w:rPr>
        <w:t>Si la posi</w:t>
      </w:r>
      <w:r w:rsidR="00147428">
        <w:rPr>
          <w:lang w:val="fr-FR"/>
        </w:rPr>
        <w:t>tion est à terre, vous devez vérifier la</w:t>
      </w:r>
      <w:r w:rsidR="002D2BDE" w:rsidRPr="00A42626">
        <w:rPr>
          <w:lang w:val="fr-FR"/>
        </w:rPr>
        <w:t xml:space="preserve"> latitude, l</w:t>
      </w:r>
      <w:r w:rsidR="00147428">
        <w:rPr>
          <w:lang w:val="fr-FR"/>
        </w:rPr>
        <w:t>a l</w:t>
      </w:r>
      <w:r w:rsidR="002D2BDE" w:rsidRPr="00A42626">
        <w:rPr>
          <w:lang w:val="fr-FR"/>
        </w:rPr>
        <w:t xml:space="preserve">ongitude </w:t>
      </w:r>
      <w:r w:rsidR="00147428">
        <w:rPr>
          <w:lang w:val="fr-FR"/>
        </w:rPr>
        <w:t>et le quadrant</w:t>
      </w:r>
      <w:r w:rsidR="002D2BDE" w:rsidRPr="00A42626">
        <w:rPr>
          <w:lang w:val="fr-FR"/>
        </w:rPr>
        <w:t>.</w:t>
      </w:r>
    </w:p>
    <w:p w:rsidR="002D2BDE" w:rsidRPr="00A42626" w:rsidRDefault="00945678" w:rsidP="002D2BDE">
      <w:pPr>
        <w:pStyle w:val="Listepuces3"/>
        <w:numPr>
          <w:ilvl w:val="0"/>
          <w:numId w:val="33"/>
        </w:numPr>
        <w:suppressAutoHyphens/>
        <w:jc w:val="both"/>
        <w:rPr>
          <w:lang w:val="fr-FR"/>
        </w:rPr>
      </w:pPr>
      <w:r>
        <w:rPr>
          <w:lang w:val="fr-FR"/>
        </w:rPr>
        <w:t xml:space="preserve">Si la position et l’océan sont </w:t>
      </w:r>
      <w:r w:rsidR="0046298B">
        <w:rPr>
          <w:lang w:val="fr-FR"/>
        </w:rPr>
        <w:t>différents</w:t>
      </w:r>
      <w:r>
        <w:rPr>
          <w:lang w:val="fr-FR"/>
        </w:rPr>
        <w:t>, vous devez vérifier ces champs avec le journal de pêche</w:t>
      </w:r>
      <w:r w:rsidR="002D2BDE" w:rsidRPr="00A42626">
        <w:rPr>
          <w:lang w:val="fr-FR"/>
        </w:rPr>
        <w:t>.</w:t>
      </w:r>
    </w:p>
    <w:p w:rsidR="002D2BDE" w:rsidRPr="00A42626" w:rsidRDefault="002D2BDE" w:rsidP="002D2BDE">
      <w:pPr>
        <w:pStyle w:val="Titre3"/>
        <w:rPr>
          <w:lang w:val="fr-FR"/>
        </w:rPr>
      </w:pPr>
      <w:bookmarkStart w:id="61" w:name="_Toc429984542"/>
      <w:r w:rsidRPr="00A42626">
        <w:rPr>
          <w:lang w:val="fr-FR"/>
        </w:rPr>
        <w:t>Quadrant</w:t>
      </w:r>
      <w:bookmarkEnd w:id="61"/>
      <w:r w:rsidRPr="00A42626">
        <w:rPr>
          <w:lang w:val="fr-FR"/>
        </w:rPr>
        <w:t xml:space="preserve"> </w:t>
      </w:r>
    </w:p>
    <w:p w:rsidR="002D2BDE" w:rsidRPr="00A42626" w:rsidRDefault="002D2BDE" w:rsidP="002D2BDE">
      <w:pPr>
        <w:pStyle w:val="Listepuces2"/>
        <w:numPr>
          <w:ilvl w:val="0"/>
          <w:numId w:val="32"/>
        </w:numPr>
        <w:suppressAutoHyphens/>
        <w:jc w:val="both"/>
        <w:rPr>
          <w:lang w:val="fr-FR"/>
        </w:rPr>
      </w:pPr>
      <w:r w:rsidRPr="00A42626">
        <w:rPr>
          <w:lang w:val="fr-FR"/>
        </w:rPr>
        <w:t xml:space="preserve">Nous vérifions si </w:t>
      </w:r>
      <w:r w:rsidR="009767A2" w:rsidRPr="00A42626">
        <w:rPr>
          <w:lang w:val="fr-FR"/>
        </w:rPr>
        <w:t>le</w:t>
      </w:r>
      <w:r w:rsidRPr="00A42626">
        <w:rPr>
          <w:lang w:val="fr-FR"/>
        </w:rPr>
        <w:t xml:space="preserve"> quadrant </w:t>
      </w:r>
      <w:r w:rsidR="0069642D" w:rsidRPr="00A42626">
        <w:rPr>
          <w:lang w:val="fr-FR"/>
        </w:rPr>
        <w:t>et</w:t>
      </w:r>
      <w:r w:rsidRPr="00A42626">
        <w:rPr>
          <w:lang w:val="fr-FR"/>
        </w:rPr>
        <w:t xml:space="preserve"> </w:t>
      </w:r>
      <w:r w:rsidR="009767A2" w:rsidRPr="00A42626">
        <w:rPr>
          <w:lang w:val="fr-FR"/>
        </w:rPr>
        <w:t xml:space="preserve">la </w:t>
      </w:r>
      <w:r w:rsidRPr="00A42626">
        <w:rPr>
          <w:lang w:val="fr-FR"/>
        </w:rPr>
        <w:t xml:space="preserve">position </w:t>
      </w:r>
      <w:r w:rsidR="009767A2" w:rsidRPr="00A42626">
        <w:rPr>
          <w:lang w:val="fr-FR"/>
        </w:rPr>
        <w:t xml:space="preserve">de l’activité sont </w:t>
      </w:r>
      <w:r w:rsidR="00AD5877" w:rsidRPr="00A42626">
        <w:rPr>
          <w:lang w:val="fr-FR"/>
        </w:rPr>
        <w:t>cohérents</w:t>
      </w:r>
      <w:r w:rsidRPr="00A42626">
        <w:rPr>
          <w:lang w:val="fr-FR"/>
        </w:rPr>
        <w:t xml:space="preserve">, i.e. </w:t>
      </w:r>
    </w:p>
    <w:p w:rsidR="002D2BDE" w:rsidRPr="00833A70" w:rsidRDefault="00833A70" w:rsidP="002D2BDE">
      <w:pPr>
        <w:pStyle w:val="Listepuces2"/>
        <w:numPr>
          <w:ilvl w:val="0"/>
          <w:numId w:val="32"/>
        </w:numPr>
        <w:suppressAutoHyphens/>
        <w:ind w:left="1069" w:firstLine="0"/>
        <w:jc w:val="both"/>
        <w:rPr>
          <w:lang w:val="fr-FR"/>
        </w:rPr>
      </w:pPr>
      <w:r w:rsidRPr="00833A70">
        <w:rPr>
          <w:lang w:val="fr-FR"/>
        </w:rPr>
        <w:t xml:space="preserve">Si la valeur du quadrant est </w:t>
      </w:r>
      <w:r w:rsidR="002D2BDE" w:rsidRPr="00833A70">
        <w:rPr>
          <w:lang w:val="fr-FR"/>
        </w:rPr>
        <w:t>3 o</w:t>
      </w:r>
      <w:r w:rsidRPr="00833A70">
        <w:rPr>
          <w:lang w:val="fr-FR"/>
        </w:rPr>
        <w:t>u</w:t>
      </w:r>
      <w:r w:rsidR="002D2BDE" w:rsidRPr="00833A70">
        <w:rPr>
          <w:lang w:val="fr-FR"/>
        </w:rPr>
        <w:t xml:space="preserve"> 4, </w:t>
      </w:r>
      <w:r>
        <w:rPr>
          <w:lang w:val="fr-FR"/>
        </w:rPr>
        <w:t>l’océan doit être « </w:t>
      </w:r>
      <w:r w:rsidR="002D2BDE" w:rsidRPr="00833A70">
        <w:rPr>
          <w:lang w:val="fr-FR"/>
        </w:rPr>
        <w:t>Atlan</w:t>
      </w:r>
      <w:r>
        <w:rPr>
          <w:lang w:val="fr-FR"/>
        </w:rPr>
        <w:t>tic Ocean »</w:t>
      </w:r>
      <w:r w:rsidR="002D2BDE" w:rsidRPr="00833A70">
        <w:rPr>
          <w:lang w:val="fr-FR"/>
        </w:rPr>
        <w:t>.</w:t>
      </w:r>
    </w:p>
    <w:p w:rsidR="002D2BDE" w:rsidRPr="00A42626" w:rsidRDefault="004E6ACB" w:rsidP="002D2BDE">
      <w:pPr>
        <w:pStyle w:val="Listepuces2"/>
        <w:numPr>
          <w:ilvl w:val="0"/>
          <w:numId w:val="32"/>
        </w:numPr>
        <w:suppressAutoHyphens/>
        <w:ind w:left="1069" w:firstLine="0"/>
        <w:jc w:val="both"/>
        <w:rPr>
          <w:lang w:val="fr-FR"/>
        </w:rPr>
      </w:pPr>
      <w:r w:rsidRPr="00833A70">
        <w:rPr>
          <w:lang w:val="fr-FR"/>
        </w:rPr>
        <w:t>Si la valeur du quadrant est 3 ou 4,</w:t>
      </w:r>
      <w:r w:rsidR="002D2BDE" w:rsidRPr="00A42626">
        <w:rPr>
          <w:lang w:val="fr-FR"/>
        </w:rPr>
        <w:t xml:space="preserve"> </w:t>
      </w:r>
      <w:r>
        <w:rPr>
          <w:lang w:val="fr-FR"/>
        </w:rPr>
        <w:t>la</w:t>
      </w:r>
      <w:r w:rsidR="002D2BDE" w:rsidRPr="00A42626">
        <w:rPr>
          <w:lang w:val="fr-FR"/>
        </w:rPr>
        <w:t xml:space="preserve"> position </w:t>
      </w:r>
      <w:r>
        <w:rPr>
          <w:lang w:val="fr-FR"/>
        </w:rPr>
        <w:t>doit être localisée « </w:t>
      </w:r>
      <w:r w:rsidR="002D2BDE" w:rsidRPr="00A42626">
        <w:rPr>
          <w:lang w:val="fr-FR"/>
        </w:rPr>
        <w:t>Atlantic Ocean</w:t>
      </w:r>
      <w:r>
        <w:rPr>
          <w:lang w:val="fr-FR"/>
        </w:rPr>
        <w:t> »</w:t>
      </w:r>
      <w:r w:rsidR="002D2BDE" w:rsidRPr="00A42626">
        <w:rPr>
          <w:lang w:val="fr-FR"/>
        </w:rPr>
        <w:t>.</w:t>
      </w:r>
    </w:p>
    <w:p w:rsidR="002D2BDE" w:rsidRPr="00936EEB" w:rsidRDefault="00936EEB" w:rsidP="002D2BDE">
      <w:pPr>
        <w:pStyle w:val="Listepuces3"/>
        <w:numPr>
          <w:ilvl w:val="0"/>
          <w:numId w:val="33"/>
        </w:numPr>
        <w:suppressAutoHyphens/>
        <w:jc w:val="both"/>
        <w:rPr>
          <w:lang w:val="fr-FR"/>
        </w:rPr>
      </w:pPr>
      <w:r w:rsidRPr="00936EEB">
        <w:rPr>
          <w:lang w:val="fr-FR"/>
        </w:rPr>
        <w:t>Vous devez vérifier les champs: océan, quadrant et position</w:t>
      </w:r>
      <w:r w:rsidR="002D2BDE" w:rsidRPr="00936EEB">
        <w:rPr>
          <w:lang w:val="fr-FR"/>
        </w:rPr>
        <w:t>.</w:t>
      </w:r>
    </w:p>
    <w:p w:rsidR="002D2BDE" w:rsidRPr="00A42626" w:rsidRDefault="00056662" w:rsidP="002D2BDE">
      <w:pPr>
        <w:pStyle w:val="Titre3"/>
        <w:rPr>
          <w:lang w:val="fr-FR"/>
        </w:rPr>
      </w:pPr>
      <w:r w:rsidRPr="00A42626">
        <w:rPr>
          <w:lang w:val="fr-FR"/>
        </w:rPr>
        <w:t>Poids total des captures</w:t>
      </w:r>
      <w:r w:rsidR="002D2BDE" w:rsidRPr="00A42626">
        <w:rPr>
          <w:lang w:val="fr-FR"/>
        </w:rPr>
        <w:t xml:space="preserve"> </w:t>
      </w:r>
    </w:p>
    <w:p w:rsidR="00936EEB" w:rsidRPr="00E41546" w:rsidRDefault="002D2BDE" w:rsidP="00936EEB">
      <w:pPr>
        <w:pStyle w:val="Listepuces2"/>
        <w:rPr>
          <w:b/>
          <w:bCs/>
          <w:spacing w:val="20"/>
          <w:sz w:val="28"/>
          <w:szCs w:val="28"/>
          <w:lang w:val="fr-FR"/>
        </w:rPr>
      </w:pPr>
      <w:r w:rsidRPr="00936EEB">
        <w:rPr>
          <w:lang w:val="fr-FR"/>
        </w:rPr>
        <w:t xml:space="preserve">Nous vérifions si </w:t>
      </w:r>
      <w:r w:rsidR="00C566ED" w:rsidRPr="00936EEB">
        <w:rPr>
          <w:lang w:val="fr-FR"/>
        </w:rPr>
        <w:t xml:space="preserve">le poids total de captures </w:t>
      </w:r>
      <w:r w:rsidR="00C566ED" w:rsidRPr="00BA78E7">
        <w:rPr>
          <w:lang w:val="fr-FR"/>
        </w:rPr>
        <w:t>est</w:t>
      </w:r>
      <w:r w:rsidR="00C566ED" w:rsidRPr="00936EEB">
        <w:rPr>
          <w:lang w:val="fr-FR"/>
        </w:rPr>
        <w:t xml:space="preserve"> cohérent avec les captures élémentaires.</w:t>
      </w:r>
    </w:p>
    <w:p w:rsidR="00B367DF" w:rsidRPr="00936EEB" w:rsidRDefault="00E41546" w:rsidP="00E41546">
      <w:pPr>
        <w:pStyle w:val="Listepuces3"/>
        <w:numPr>
          <w:ilvl w:val="0"/>
          <w:numId w:val="33"/>
        </w:numPr>
        <w:suppressAutoHyphens/>
        <w:jc w:val="both"/>
        <w:rPr>
          <w:b/>
          <w:bCs/>
          <w:color w:val="94B6D2" w:themeColor="accent1"/>
          <w:spacing w:val="20"/>
          <w:sz w:val="28"/>
          <w:szCs w:val="28"/>
          <w:lang w:val="fr-FR"/>
        </w:rPr>
        <w:sectPr w:rsidR="00B367DF" w:rsidRPr="00936EEB" w:rsidSect="00DE6139">
          <w:type w:val="oddPage"/>
          <w:pgSz w:w="11907" w:h="16839" w:code="9"/>
          <w:pgMar w:top="1134" w:right="1134" w:bottom="1134" w:left="1134" w:header="709" w:footer="709" w:gutter="0"/>
          <w:cols w:space="720"/>
          <w:docGrid w:linePitch="360"/>
        </w:sectPr>
      </w:pPr>
      <w:r w:rsidRPr="00E41546">
        <w:rPr>
          <w:lang w:val="fr-FR"/>
        </w:rPr>
        <w:t xml:space="preserve">Si les valeurs sont </w:t>
      </w:r>
      <w:r w:rsidR="00C712E0" w:rsidRPr="00E41546">
        <w:rPr>
          <w:lang w:val="fr-FR"/>
        </w:rPr>
        <w:t>différentes</w:t>
      </w:r>
      <w:r w:rsidRPr="00E41546">
        <w:rPr>
          <w:lang w:val="fr-FR"/>
        </w:rPr>
        <w:t xml:space="preserve">, vous </w:t>
      </w:r>
      <w:r w:rsidR="00C712E0" w:rsidRPr="00E41546">
        <w:rPr>
          <w:lang w:val="fr-FR"/>
        </w:rPr>
        <w:t>devez</w:t>
      </w:r>
      <w:r w:rsidRPr="00E41546">
        <w:rPr>
          <w:lang w:val="fr-FR"/>
        </w:rPr>
        <w:t xml:space="preserve"> reporter la somme des </w:t>
      </w:r>
      <w:r w:rsidR="00C712E0" w:rsidRPr="00E41546">
        <w:rPr>
          <w:lang w:val="fr-FR"/>
        </w:rPr>
        <w:t>captures</w:t>
      </w:r>
      <w:r w:rsidRPr="00E41546">
        <w:rPr>
          <w:lang w:val="fr-FR"/>
        </w:rPr>
        <w:t xml:space="preserve"> </w:t>
      </w:r>
      <w:r w:rsidR="00C712E0" w:rsidRPr="00E41546">
        <w:rPr>
          <w:lang w:val="fr-FR"/>
        </w:rPr>
        <w:t>élémentaires</w:t>
      </w:r>
      <w:r w:rsidRPr="00E41546">
        <w:rPr>
          <w:lang w:val="fr-FR"/>
        </w:rPr>
        <w:t xml:space="preserve"> dans l’activi</w:t>
      </w:r>
      <w:r>
        <w:rPr>
          <w:lang w:val="fr-FR"/>
        </w:rPr>
        <w:t>t</w:t>
      </w:r>
      <w:r w:rsidRPr="00E41546">
        <w:rPr>
          <w:lang w:val="fr-FR"/>
        </w:rPr>
        <w:t>é</w:t>
      </w:r>
      <w:r>
        <w:rPr>
          <w:lang w:val="fr-FR"/>
        </w:rPr>
        <w:t>.</w:t>
      </w:r>
      <w:r w:rsidRPr="00936EEB">
        <w:rPr>
          <w:b/>
          <w:bCs/>
          <w:color w:val="94B6D2" w:themeColor="accent1"/>
          <w:spacing w:val="20"/>
          <w:sz w:val="28"/>
          <w:szCs w:val="28"/>
          <w:lang w:val="fr-FR"/>
        </w:rPr>
        <w:t xml:space="preserve"> </w:t>
      </w:r>
      <w:r w:rsidR="003874D9" w:rsidRPr="00936EEB">
        <w:rPr>
          <w:b/>
          <w:bCs/>
          <w:color w:val="94B6D2" w:themeColor="accent1"/>
          <w:spacing w:val="20"/>
          <w:sz w:val="28"/>
          <w:szCs w:val="28"/>
          <w:lang w:val="fr-FR"/>
        </w:rPr>
        <w:br w:type="page"/>
      </w:r>
    </w:p>
    <w:p w:rsidR="00A23D33" w:rsidRPr="00A42626" w:rsidRDefault="00A23D33" w:rsidP="00A23D33">
      <w:pPr>
        <w:pStyle w:val="Titre4"/>
        <w:rPr>
          <w:lang w:val="fr-FR"/>
        </w:rPr>
      </w:pPr>
      <w:r w:rsidRPr="00A42626">
        <w:rPr>
          <w:lang w:val="fr-FR"/>
        </w:rPr>
        <w:lastRenderedPageBreak/>
        <w:t xml:space="preserve">Exploitation des erreurs </w:t>
      </w:r>
    </w:p>
    <w:bookmarkStart w:id="62" w:name="_MON_1520840643"/>
    <w:bookmarkEnd w:id="62"/>
    <w:bookmarkStart w:id="63" w:name="_MON_1520840896"/>
    <w:bookmarkEnd w:id="63"/>
    <w:p w:rsidR="00CE0BEA" w:rsidRDefault="003C0814" w:rsidP="00CE0BEA">
      <w:pPr>
        <w:rPr>
          <w:b/>
          <w:bCs/>
          <w:color w:val="94B6D2" w:themeColor="accent1"/>
          <w:spacing w:val="20"/>
          <w:sz w:val="28"/>
          <w:szCs w:val="28"/>
          <w:lang w:val="fr-FR"/>
        </w:rPr>
      </w:pPr>
      <w:r>
        <w:rPr>
          <w:b/>
          <w:bCs/>
          <w:color w:val="94B6D2" w:themeColor="accent1"/>
          <w:spacing w:val="20"/>
          <w:sz w:val="28"/>
          <w:szCs w:val="28"/>
          <w:lang w:val="fr-FR"/>
        </w:rPr>
        <w:object w:dxaOrig="16655" w:dyaOrig="3896">
          <v:shape id="_x0000_i1027" type="#_x0000_t75" style="width:741.05pt;height:192.25pt" o:ole="">
            <v:imagedata r:id="rId40" o:title=""/>
          </v:shape>
          <o:OLEObject Type="Embed" ProgID="Excel.Sheet.12" ShapeID="_x0000_i1027" DrawAspect="Content" ObjectID="_1522560833" r:id="rId41"/>
        </w:object>
      </w:r>
    </w:p>
    <w:p w:rsidR="00CE0BEA" w:rsidRDefault="00CE0BEA" w:rsidP="00CE0BEA">
      <w:pPr>
        <w:rPr>
          <w:lang w:val="fr-FR"/>
        </w:rPr>
      </w:pPr>
      <w:r w:rsidRPr="00CE0BEA">
        <w:rPr>
          <w:lang w:val="fr-FR"/>
        </w:rPr>
        <w:t xml:space="preserve"> </w:t>
      </w:r>
      <w:r>
        <w:rPr>
          <w:lang w:val="fr-FR"/>
        </w:rPr>
        <w:t>La figure ci-dessus met en évidence plusieurs erreurs issues de différents contrôles</w:t>
      </w:r>
      <w:r>
        <w:rPr>
          <w:rStyle w:val="Appelnotedebasdep"/>
          <w:lang w:val="fr-FR"/>
        </w:rPr>
        <w:footnoteReference w:id="7"/>
      </w:r>
      <w:r>
        <w:rPr>
          <w:lang w:val="fr-FR"/>
        </w:rPr>
        <w:t>:</w:t>
      </w:r>
    </w:p>
    <w:p w:rsidR="00CE0BEA" w:rsidRPr="00AD5421" w:rsidRDefault="00CE0BEA" w:rsidP="00CE0BEA">
      <w:pPr>
        <w:pStyle w:val="Paragraphedeliste"/>
        <w:numPr>
          <w:ilvl w:val="0"/>
          <w:numId w:val="41"/>
        </w:numPr>
        <w:spacing w:after="200" w:line="276" w:lineRule="auto"/>
        <w:rPr>
          <w:lang w:val="fr-FR"/>
        </w:rPr>
      </w:pPr>
      <w:r w:rsidRPr="00AD5421">
        <w:rPr>
          <w:lang w:val="fr-FR"/>
        </w:rPr>
        <w:t>Dans la colonne « </w:t>
      </w:r>
      <w:r>
        <w:rPr>
          <w:lang w:val="fr-FR"/>
        </w:rPr>
        <w:t>Catch weight</w:t>
      </w:r>
      <w:r w:rsidRPr="00AD5421">
        <w:rPr>
          <w:lang w:val="fr-FR"/>
        </w:rPr>
        <w:t xml:space="preserve"> », la mise en évidence de la valeur indique une différence avec la somme des </w:t>
      </w:r>
      <w:r w:rsidR="00492185">
        <w:rPr>
          <w:lang w:val="fr-FR"/>
        </w:rPr>
        <w:t>poids des captures élémentaires</w:t>
      </w:r>
      <w:r w:rsidRPr="00AD5421">
        <w:rPr>
          <w:lang w:val="fr-FR"/>
        </w:rPr>
        <w:t xml:space="preserve"> de l</w:t>
      </w:r>
      <w:r w:rsidR="00492185">
        <w:rPr>
          <w:lang w:val="fr-FR"/>
        </w:rPr>
        <w:t>’activité</w:t>
      </w:r>
      <w:r w:rsidRPr="00AD5421">
        <w:rPr>
          <w:lang w:val="fr-FR"/>
        </w:rPr>
        <w:t>.</w:t>
      </w:r>
    </w:p>
    <w:p w:rsidR="00CE0BEA" w:rsidRPr="00D40A7C" w:rsidRDefault="00D31558" w:rsidP="00CE0BEA">
      <w:pPr>
        <w:pStyle w:val="Paragraphedeliste"/>
        <w:numPr>
          <w:ilvl w:val="0"/>
          <w:numId w:val="41"/>
        </w:numPr>
        <w:rPr>
          <w:lang w:val="fr-FR"/>
        </w:rPr>
      </w:pPr>
      <w:r>
        <w:rPr>
          <w:lang w:val="fr-FR"/>
        </w:rPr>
        <w:t>Dans l</w:t>
      </w:r>
      <w:r w:rsidR="00533B6E">
        <w:rPr>
          <w:lang w:val="fr-FR"/>
        </w:rPr>
        <w:t>es</w:t>
      </w:r>
      <w:r>
        <w:rPr>
          <w:lang w:val="fr-FR"/>
        </w:rPr>
        <w:t xml:space="preserve"> colonne</w:t>
      </w:r>
      <w:r w:rsidR="00533B6E">
        <w:rPr>
          <w:lang w:val="fr-FR"/>
        </w:rPr>
        <w:t>s</w:t>
      </w:r>
      <w:r>
        <w:rPr>
          <w:lang w:val="fr-FR"/>
        </w:rPr>
        <w:t> « School type</w:t>
      </w:r>
      <w:r w:rsidR="00CE0BEA" w:rsidRPr="00D40A7C">
        <w:rPr>
          <w:lang w:val="fr-FR"/>
        </w:rPr>
        <w:t>»</w:t>
      </w:r>
      <w:r w:rsidR="00533B6E">
        <w:rPr>
          <w:lang w:val="fr-FR"/>
        </w:rPr>
        <w:t xml:space="preserve"> et « Fishing context »,</w:t>
      </w:r>
      <w:r w:rsidR="00CE0BEA" w:rsidRPr="00D40A7C">
        <w:rPr>
          <w:lang w:val="fr-FR"/>
        </w:rPr>
        <w:t xml:space="preserve"> la mise en évidence indique une </w:t>
      </w:r>
      <w:r w:rsidR="002B6DCE">
        <w:rPr>
          <w:lang w:val="fr-FR"/>
        </w:rPr>
        <w:t xml:space="preserve">incohérence </w:t>
      </w:r>
      <w:r w:rsidR="00533B6E">
        <w:rPr>
          <w:lang w:val="fr-FR"/>
        </w:rPr>
        <w:t>entre les colonnes, par exemple l’association</w:t>
      </w:r>
    </w:p>
    <w:p w:rsidR="008570E5" w:rsidRDefault="00F35013" w:rsidP="008570E5">
      <w:pPr>
        <w:pStyle w:val="Paragraphedeliste"/>
        <w:numPr>
          <w:ilvl w:val="0"/>
          <w:numId w:val="41"/>
        </w:numPr>
        <w:spacing w:after="200" w:line="276" w:lineRule="auto"/>
        <w:rPr>
          <w:lang w:val="fr-FR"/>
        </w:rPr>
      </w:pPr>
      <w:r>
        <w:rPr>
          <w:lang w:val="fr-FR"/>
        </w:rPr>
        <w:t>Dans la colonne « Ocean AO/IO », la valeur est calculée à partir des positions de l’activité, et il y a une mise en évidence</w:t>
      </w:r>
      <w:r w:rsidR="008D26F7">
        <w:rPr>
          <w:lang w:val="fr-FR"/>
        </w:rPr>
        <w:t xml:space="preserve"> </w:t>
      </w:r>
      <w:r>
        <w:rPr>
          <w:lang w:val="fr-FR"/>
        </w:rPr>
        <w:t>de la valeur associée dans la colonne  « Ocean » quand elles diffèrent.</w:t>
      </w:r>
    </w:p>
    <w:p w:rsidR="008570E5" w:rsidRDefault="003C0814" w:rsidP="008570E5">
      <w:pPr>
        <w:pStyle w:val="Paragraphedeliste"/>
        <w:numPr>
          <w:ilvl w:val="0"/>
          <w:numId w:val="41"/>
        </w:numPr>
        <w:spacing w:after="200" w:line="276" w:lineRule="auto"/>
        <w:rPr>
          <w:lang w:val="fr-FR"/>
        </w:rPr>
      </w:pPr>
      <w:r w:rsidRPr="008570E5">
        <w:rPr>
          <w:lang w:val="fr-FR"/>
        </w:rPr>
        <w:t>Dans la colonne « In Land », la mise en évidence indique que la position de l’activité est à terre.</w:t>
      </w:r>
    </w:p>
    <w:p w:rsidR="00B367DF" w:rsidRPr="008570E5" w:rsidRDefault="003C0814" w:rsidP="008570E5">
      <w:pPr>
        <w:pStyle w:val="Paragraphedeliste"/>
        <w:numPr>
          <w:ilvl w:val="0"/>
          <w:numId w:val="41"/>
        </w:numPr>
        <w:spacing w:after="200" w:line="276" w:lineRule="auto"/>
        <w:rPr>
          <w:lang w:val="fr-FR"/>
        </w:rPr>
      </w:pPr>
      <w:r w:rsidRPr="008570E5">
        <w:rPr>
          <w:lang w:val="fr-FR"/>
        </w:rPr>
        <w:t>Dans la colonne « Temperature », la mise en évidence indique que la température</w:t>
      </w:r>
      <w:r w:rsidR="00E865D4" w:rsidRPr="008570E5">
        <w:rPr>
          <w:lang w:val="fr-FR"/>
        </w:rPr>
        <w:t xml:space="preserve"> n’est pas comprise entre 15 et 32</w:t>
      </w:r>
      <w:r w:rsidR="00113480" w:rsidRPr="008570E5">
        <w:rPr>
          <w:lang w:val="fr-FR"/>
        </w:rPr>
        <w:t>.</w:t>
      </w:r>
      <w:r w:rsidR="00B367DF" w:rsidRPr="008570E5">
        <w:rPr>
          <w:b/>
          <w:bCs/>
          <w:color w:val="94B6D2" w:themeColor="accent1"/>
          <w:spacing w:val="20"/>
          <w:sz w:val="28"/>
          <w:szCs w:val="28"/>
          <w:lang w:val="fr-FR"/>
        </w:rPr>
        <w:br w:type="page"/>
      </w:r>
    </w:p>
    <w:p w:rsidR="00B367DF" w:rsidRDefault="00B367DF" w:rsidP="00685F89">
      <w:pPr>
        <w:pStyle w:val="Titre2"/>
        <w:rPr>
          <w:lang w:val="fr-FR"/>
        </w:rPr>
        <w:sectPr w:rsidR="00B367DF" w:rsidSect="00DE6139">
          <w:type w:val="oddPage"/>
          <w:pgSz w:w="16839" w:h="11907" w:orient="landscape" w:code="9"/>
          <w:pgMar w:top="1134" w:right="1134" w:bottom="1134" w:left="1134" w:header="709" w:footer="709" w:gutter="0"/>
          <w:cols w:space="720"/>
          <w:docGrid w:linePitch="360"/>
        </w:sectPr>
      </w:pPr>
    </w:p>
    <w:p w:rsidR="002D2BDE" w:rsidRPr="00A42626" w:rsidRDefault="002D2BDE" w:rsidP="00685F89">
      <w:pPr>
        <w:pStyle w:val="Titre2"/>
        <w:rPr>
          <w:lang w:val="fr-FR"/>
        </w:rPr>
      </w:pPr>
      <w:r w:rsidRPr="00A42626">
        <w:rPr>
          <w:lang w:val="fr-FR"/>
        </w:rPr>
        <w:lastRenderedPageBreak/>
        <w:t>Echantillon</w:t>
      </w:r>
    </w:p>
    <w:p w:rsidR="002D2BDE" w:rsidRPr="00A42626" w:rsidRDefault="002D2BDE" w:rsidP="002D2BDE">
      <w:pPr>
        <w:pStyle w:val="Titre3"/>
        <w:rPr>
          <w:lang w:val="fr-FR"/>
        </w:rPr>
      </w:pPr>
      <w:r w:rsidRPr="00A42626">
        <w:rPr>
          <w:lang w:val="fr-FR"/>
        </w:rPr>
        <w:t xml:space="preserve">Activité </w:t>
      </w:r>
    </w:p>
    <w:p w:rsidR="002D2BDE" w:rsidRPr="00A42626" w:rsidRDefault="002D2BDE" w:rsidP="002D2BDE">
      <w:pPr>
        <w:pStyle w:val="Listepuces2"/>
        <w:numPr>
          <w:ilvl w:val="0"/>
          <w:numId w:val="32"/>
        </w:numPr>
        <w:suppressAutoHyphens/>
        <w:jc w:val="both"/>
        <w:rPr>
          <w:lang w:val="fr-FR"/>
        </w:rPr>
      </w:pPr>
      <w:r w:rsidRPr="00A42626">
        <w:rPr>
          <w:lang w:val="fr-FR"/>
        </w:rPr>
        <w:t xml:space="preserve">Nous vérifions si </w:t>
      </w:r>
      <w:r w:rsidR="00C60302" w:rsidRPr="00A42626">
        <w:rPr>
          <w:lang w:val="fr-FR"/>
        </w:rPr>
        <w:t xml:space="preserve">les </w:t>
      </w:r>
      <w:r w:rsidRPr="00A42626">
        <w:rPr>
          <w:lang w:val="fr-FR"/>
        </w:rPr>
        <w:t>information</w:t>
      </w:r>
      <w:r w:rsidR="00C60302" w:rsidRPr="00A42626">
        <w:rPr>
          <w:lang w:val="fr-FR"/>
        </w:rPr>
        <w:t>s</w:t>
      </w:r>
      <w:r w:rsidRPr="00A42626">
        <w:rPr>
          <w:lang w:val="fr-FR"/>
        </w:rPr>
        <w:t xml:space="preserve"> pour </w:t>
      </w:r>
      <w:r w:rsidR="00C60302" w:rsidRPr="00A42626">
        <w:rPr>
          <w:lang w:val="fr-FR"/>
        </w:rPr>
        <w:t xml:space="preserve">chaque échantillon est </w:t>
      </w:r>
      <w:r w:rsidR="002132F2" w:rsidRPr="00A42626">
        <w:rPr>
          <w:lang w:val="fr-FR"/>
        </w:rPr>
        <w:t>cohérent</w:t>
      </w:r>
      <w:r w:rsidR="00C60302" w:rsidRPr="00A42626">
        <w:rPr>
          <w:lang w:val="fr-FR"/>
        </w:rPr>
        <w:t xml:space="preserve"> avec l’activité associée</w:t>
      </w:r>
      <w:r w:rsidRPr="00A42626">
        <w:rPr>
          <w:lang w:val="fr-FR"/>
        </w:rPr>
        <w:t>.</w:t>
      </w:r>
    </w:p>
    <w:p w:rsidR="002D2BDE" w:rsidRPr="00563CF4" w:rsidRDefault="00563CF4" w:rsidP="002D2BDE">
      <w:pPr>
        <w:pStyle w:val="Listepuces3"/>
        <w:numPr>
          <w:ilvl w:val="0"/>
          <w:numId w:val="33"/>
        </w:numPr>
        <w:suppressAutoHyphens/>
        <w:jc w:val="both"/>
        <w:rPr>
          <w:lang w:val="fr-FR"/>
        </w:rPr>
      </w:pPr>
      <w:r w:rsidRPr="00563CF4">
        <w:rPr>
          <w:lang w:val="fr-FR"/>
        </w:rPr>
        <w:t xml:space="preserve">Vous devez examiner les informations suivantes : la date, le numéro d’activité, le quadrant, la latitude, la </w:t>
      </w:r>
      <w:r>
        <w:rPr>
          <w:lang w:val="fr-FR"/>
        </w:rPr>
        <w:t>longitude et le type de banc.</w:t>
      </w:r>
    </w:p>
    <w:p w:rsidR="002D2BDE" w:rsidRPr="00A42626" w:rsidRDefault="002D2BDE" w:rsidP="002D2BDE">
      <w:pPr>
        <w:pStyle w:val="Titre3"/>
        <w:rPr>
          <w:lang w:val="fr-FR"/>
        </w:rPr>
      </w:pPr>
      <w:bookmarkStart w:id="64" w:name="_Toc429984545"/>
      <w:bookmarkEnd w:id="64"/>
      <w:r w:rsidRPr="00A42626">
        <w:rPr>
          <w:lang w:val="fr-FR"/>
        </w:rPr>
        <w:t>Classe de taille</w:t>
      </w:r>
    </w:p>
    <w:p w:rsidR="002D2BDE" w:rsidRPr="00A42626" w:rsidRDefault="002D2BDE" w:rsidP="002D2BDE">
      <w:pPr>
        <w:pStyle w:val="Listepuces2"/>
        <w:numPr>
          <w:ilvl w:val="0"/>
          <w:numId w:val="32"/>
        </w:numPr>
        <w:suppressAutoHyphens/>
        <w:jc w:val="both"/>
        <w:rPr>
          <w:lang w:val="fr-FR"/>
        </w:rPr>
      </w:pPr>
      <w:r w:rsidRPr="00A42626">
        <w:rPr>
          <w:lang w:val="fr-FR"/>
        </w:rPr>
        <w:t>Nous vérifions si la classe de taille est cohérente avec la classe de taille de l’espèce (L=80cm pour YFT et BET, et L=42cm pour ALB).</w:t>
      </w:r>
    </w:p>
    <w:p w:rsidR="002D2BDE" w:rsidRPr="00A42626" w:rsidRDefault="002D2BDE" w:rsidP="002D2BDE">
      <w:pPr>
        <w:pStyle w:val="Titre3"/>
        <w:rPr>
          <w:lang w:val="fr-FR"/>
        </w:rPr>
      </w:pPr>
      <w:bookmarkStart w:id="65" w:name="_Toc429984546"/>
      <w:bookmarkEnd w:id="65"/>
      <w:r w:rsidRPr="00A42626">
        <w:rPr>
          <w:lang w:val="fr-FR"/>
        </w:rPr>
        <w:t>Espèces</w:t>
      </w:r>
    </w:p>
    <w:p w:rsidR="002D2BDE" w:rsidRPr="00A42626" w:rsidRDefault="002D2BDE" w:rsidP="002D2BDE">
      <w:pPr>
        <w:pStyle w:val="Listepuces2"/>
        <w:numPr>
          <w:ilvl w:val="0"/>
          <w:numId w:val="32"/>
        </w:numPr>
        <w:suppressAutoHyphens/>
        <w:jc w:val="both"/>
        <w:rPr>
          <w:lang w:val="fr-FR"/>
        </w:rPr>
      </w:pPr>
      <w:r w:rsidRPr="00A42626">
        <w:rPr>
          <w:lang w:val="fr-FR"/>
        </w:rPr>
        <w:t>Nous vérifions si l’espèce échantillonnée est autorisée.</w:t>
      </w:r>
    </w:p>
    <w:p w:rsidR="002D2BDE" w:rsidRPr="00A42626" w:rsidRDefault="00BF32C8" w:rsidP="002D2BDE">
      <w:pPr>
        <w:pStyle w:val="Titre3"/>
        <w:rPr>
          <w:lang w:val="fr-FR"/>
        </w:rPr>
      </w:pPr>
      <w:bookmarkStart w:id="66" w:name="_Toc429984547"/>
      <w:bookmarkEnd w:id="66"/>
      <w:r w:rsidRPr="00A42626">
        <w:rPr>
          <w:lang w:val="fr-FR"/>
        </w:rPr>
        <w:t>Me</w:t>
      </w:r>
      <w:r w:rsidR="002D2BDE" w:rsidRPr="00A42626">
        <w:rPr>
          <w:lang w:val="fr-FR"/>
        </w:rPr>
        <w:t>sure</w:t>
      </w:r>
    </w:p>
    <w:p w:rsidR="002D2BDE" w:rsidRPr="00A42626" w:rsidRDefault="002D2BDE" w:rsidP="002D2BDE">
      <w:pPr>
        <w:pStyle w:val="Listepuces2"/>
        <w:numPr>
          <w:ilvl w:val="0"/>
          <w:numId w:val="32"/>
        </w:numPr>
        <w:suppressAutoHyphens/>
        <w:jc w:val="both"/>
        <w:rPr>
          <w:lang w:val="fr-FR"/>
        </w:rPr>
      </w:pPr>
      <w:r w:rsidRPr="00A42626">
        <w:rPr>
          <w:lang w:val="fr-FR"/>
        </w:rPr>
        <w:t xml:space="preserve">Nous vérifions si </w:t>
      </w:r>
      <w:r w:rsidR="0041157A" w:rsidRPr="00A42626">
        <w:rPr>
          <w:lang w:val="fr-FR"/>
        </w:rPr>
        <w:t>le nombre d’</w:t>
      </w:r>
      <w:r w:rsidR="005F6125">
        <w:rPr>
          <w:lang w:val="fr-FR"/>
        </w:rPr>
        <w:t xml:space="preserve">individus </w:t>
      </w:r>
      <w:r w:rsidR="0041157A" w:rsidRPr="00A42626">
        <w:rPr>
          <w:lang w:val="fr-FR"/>
        </w:rPr>
        <w:t>mesuré</w:t>
      </w:r>
      <w:r w:rsidR="005F6125">
        <w:rPr>
          <w:lang w:val="fr-FR"/>
        </w:rPr>
        <w:t>s</w:t>
      </w:r>
      <w:r w:rsidR="0041157A" w:rsidRPr="00A42626">
        <w:rPr>
          <w:lang w:val="fr-FR"/>
        </w:rPr>
        <w:t xml:space="preserve"> est </w:t>
      </w:r>
      <w:r w:rsidRPr="00A42626">
        <w:rPr>
          <w:lang w:val="fr-FR"/>
        </w:rPr>
        <w:t xml:space="preserve">cohérent </w:t>
      </w:r>
      <w:r w:rsidR="0041157A" w:rsidRPr="00A42626">
        <w:rPr>
          <w:lang w:val="fr-FR"/>
        </w:rPr>
        <w:t>a</w:t>
      </w:r>
      <w:r w:rsidRPr="00A42626">
        <w:rPr>
          <w:lang w:val="fr-FR"/>
        </w:rPr>
        <w:t xml:space="preserve">vec </w:t>
      </w:r>
      <w:r w:rsidR="0041157A" w:rsidRPr="00A42626">
        <w:rPr>
          <w:lang w:val="fr-FR"/>
        </w:rPr>
        <w:t>le nombre de mesures</w:t>
      </w:r>
      <w:r w:rsidRPr="00A42626">
        <w:rPr>
          <w:lang w:val="fr-FR"/>
        </w:rPr>
        <w:t>.</w:t>
      </w:r>
    </w:p>
    <w:p w:rsidR="002D2BDE" w:rsidRPr="00A42626" w:rsidRDefault="002D2BDE" w:rsidP="002D2BDE">
      <w:pPr>
        <w:pStyle w:val="Titre3"/>
        <w:rPr>
          <w:lang w:val="fr-FR"/>
        </w:rPr>
      </w:pPr>
      <w:bookmarkStart w:id="67" w:name="_Toc429984548"/>
      <w:r w:rsidRPr="00A42626">
        <w:rPr>
          <w:lang w:val="fr-FR"/>
        </w:rPr>
        <w:t>Position</w:t>
      </w:r>
      <w:bookmarkEnd w:id="67"/>
      <w:r w:rsidRPr="00A42626">
        <w:rPr>
          <w:lang w:val="fr-FR"/>
        </w:rPr>
        <w:t xml:space="preserve"> </w:t>
      </w:r>
    </w:p>
    <w:p w:rsidR="002D2BDE" w:rsidRPr="00A42626" w:rsidRDefault="002D2BDE" w:rsidP="002D2BDE">
      <w:pPr>
        <w:pStyle w:val="Listepuces2"/>
        <w:numPr>
          <w:ilvl w:val="0"/>
          <w:numId w:val="32"/>
        </w:numPr>
        <w:suppressAutoHyphens/>
        <w:jc w:val="both"/>
        <w:rPr>
          <w:lang w:val="fr-FR"/>
        </w:rPr>
      </w:pPr>
      <w:r w:rsidRPr="00A42626">
        <w:rPr>
          <w:lang w:val="fr-FR"/>
        </w:rPr>
        <w:t>Nous vérifions si la position de l’activité pour chaque échantillon est cohérente.</w:t>
      </w:r>
    </w:p>
    <w:p w:rsidR="002D2BDE" w:rsidRPr="00A42626" w:rsidRDefault="004640C3" w:rsidP="002D2BDE">
      <w:pPr>
        <w:pStyle w:val="Titre3"/>
        <w:rPr>
          <w:lang w:val="fr-FR"/>
        </w:rPr>
      </w:pPr>
      <w:bookmarkStart w:id="68" w:name="_Toc429984549"/>
      <w:r w:rsidRPr="00A42626">
        <w:rPr>
          <w:lang w:val="fr-FR"/>
        </w:rPr>
        <w:t>Echantillon sans mesure</w:t>
      </w:r>
      <w:bookmarkEnd w:id="68"/>
      <w:r w:rsidR="002D2BDE" w:rsidRPr="00A42626">
        <w:rPr>
          <w:lang w:val="fr-FR"/>
        </w:rPr>
        <w:t xml:space="preserve"> </w:t>
      </w:r>
    </w:p>
    <w:p w:rsidR="002D2BDE" w:rsidRPr="00A42626" w:rsidRDefault="00FC2CF8" w:rsidP="002D2BDE">
      <w:pPr>
        <w:pStyle w:val="Listepuces2"/>
        <w:numPr>
          <w:ilvl w:val="0"/>
          <w:numId w:val="32"/>
        </w:numPr>
        <w:suppressAutoHyphens/>
        <w:jc w:val="both"/>
        <w:rPr>
          <w:lang w:val="fr-FR"/>
        </w:rPr>
      </w:pPr>
      <w:r w:rsidRPr="00A42626">
        <w:rPr>
          <w:lang w:val="fr-FR"/>
        </w:rPr>
        <w:t xml:space="preserve">Nous vérifions si l’échantillon a </w:t>
      </w:r>
      <w:r w:rsidR="0046028E">
        <w:rPr>
          <w:lang w:val="fr-FR"/>
        </w:rPr>
        <w:t xml:space="preserve">au </w:t>
      </w:r>
      <w:r w:rsidRPr="00A42626">
        <w:rPr>
          <w:lang w:val="fr-FR"/>
        </w:rPr>
        <w:t xml:space="preserve">moins une </w:t>
      </w:r>
      <w:r w:rsidR="002D2BDE" w:rsidRPr="00A42626">
        <w:rPr>
          <w:lang w:val="fr-FR"/>
        </w:rPr>
        <w:t>mesure.</w:t>
      </w:r>
    </w:p>
    <w:p w:rsidR="002D2BDE" w:rsidRPr="00A42626" w:rsidRDefault="00742770" w:rsidP="002D2BDE">
      <w:pPr>
        <w:pStyle w:val="Titre3"/>
        <w:rPr>
          <w:lang w:val="fr-FR"/>
        </w:rPr>
      </w:pPr>
      <w:bookmarkStart w:id="69" w:name="_Toc429984550"/>
      <w:r w:rsidRPr="00A42626">
        <w:rPr>
          <w:lang w:val="fr-FR"/>
        </w:rPr>
        <w:t xml:space="preserve">Echantillon sans </w:t>
      </w:r>
      <w:r w:rsidR="002D2BDE" w:rsidRPr="00A42626">
        <w:rPr>
          <w:lang w:val="fr-FR"/>
        </w:rPr>
        <w:t>Espèces</w:t>
      </w:r>
      <w:bookmarkEnd w:id="69"/>
      <w:r w:rsidR="002D2BDE" w:rsidRPr="00A42626">
        <w:rPr>
          <w:lang w:val="fr-FR"/>
        </w:rPr>
        <w:t xml:space="preserve"> </w:t>
      </w:r>
    </w:p>
    <w:p w:rsidR="002D2BDE" w:rsidRPr="00A42626" w:rsidRDefault="002D2BDE" w:rsidP="002D2BDE">
      <w:pPr>
        <w:pStyle w:val="Listepuces2"/>
        <w:numPr>
          <w:ilvl w:val="0"/>
          <w:numId w:val="32"/>
        </w:numPr>
        <w:suppressAutoHyphens/>
        <w:jc w:val="both"/>
        <w:rPr>
          <w:lang w:val="fr-FR"/>
        </w:rPr>
      </w:pPr>
      <w:r w:rsidRPr="00A42626">
        <w:rPr>
          <w:lang w:val="fr-FR"/>
        </w:rPr>
        <w:t>Nous vérifions</w:t>
      </w:r>
      <w:r w:rsidR="00D0379B" w:rsidRPr="00A42626">
        <w:rPr>
          <w:lang w:val="fr-FR"/>
        </w:rPr>
        <w:t xml:space="preserve"> si</w:t>
      </w:r>
      <w:r w:rsidRPr="00A42626">
        <w:rPr>
          <w:lang w:val="fr-FR"/>
        </w:rPr>
        <w:t xml:space="preserve"> </w:t>
      </w:r>
      <w:r w:rsidR="00FF7D86" w:rsidRPr="00A42626">
        <w:rPr>
          <w:lang w:val="fr-FR"/>
        </w:rPr>
        <w:t>l’échantillon a</w:t>
      </w:r>
      <w:r w:rsidR="0046028E">
        <w:rPr>
          <w:lang w:val="fr-FR"/>
        </w:rPr>
        <w:t xml:space="preserve"> au</w:t>
      </w:r>
      <w:r w:rsidR="00FF7D86" w:rsidRPr="00A42626">
        <w:rPr>
          <w:lang w:val="fr-FR"/>
        </w:rPr>
        <w:t xml:space="preserve"> moins une </w:t>
      </w:r>
      <w:r w:rsidRPr="00A42626">
        <w:rPr>
          <w:lang w:val="fr-FR"/>
        </w:rPr>
        <w:t>espèce.</w:t>
      </w:r>
    </w:p>
    <w:p w:rsidR="002D2BDE" w:rsidRPr="00A42626" w:rsidRDefault="00742770" w:rsidP="002D2BDE">
      <w:pPr>
        <w:pStyle w:val="Titre3"/>
        <w:rPr>
          <w:lang w:val="fr-FR"/>
        </w:rPr>
      </w:pPr>
      <w:bookmarkStart w:id="70" w:name="_Toc429984551"/>
      <w:r w:rsidRPr="00A42626">
        <w:rPr>
          <w:lang w:val="fr-FR"/>
        </w:rPr>
        <w:t xml:space="preserve">Echantillon sans </w:t>
      </w:r>
      <w:bookmarkEnd w:id="70"/>
      <w:r w:rsidRPr="00A42626">
        <w:rPr>
          <w:lang w:val="fr-FR"/>
        </w:rPr>
        <w:t>Marée</w:t>
      </w:r>
      <w:r w:rsidR="002D2BDE" w:rsidRPr="00A42626">
        <w:rPr>
          <w:lang w:val="fr-FR"/>
        </w:rPr>
        <w:t xml:space="preserve"> </w:t>
      </w:r>
    </w:p>
    <w:p w:rsidR="002D2BDE" w:rsidRPr="00A42626" w:rsidRDefault="002D2BDE" w:rsidP="002D2BDE">
      <w:pPr>
        <w:pStyle w:val="Listepuces2"/>
        <w:numPr>
          <w:ilvl w:val="0"/>
          <w:numId w:val="32"/>
        </w:numPr>
        <w:suppressAutoHyphens/>
        <w:jc w:val="both"/>
        <w:rPr>
          <w:lang w:val="fr-FR"/>
        </w:rPr>
      </w:pPr>
      <w:r w:rsidRPr="00A42626">
        <w:rPr>
          <w:lang w:val="fr-FR"/>
        </w:rPr>
        <w:t xml:space="preserve">Nous vérifions si </w:t>
      </w:r>
      <w:r w:rsidR="000712C2" w:rsidRPr="00A42626">
        <w:rPr>
          <w:lang w:val="fr-FR"/>
        </w:rPr>
        <w:t>l’échantillon est lié à une marée</w:t>
      </w:r>
      <w:r w:rsidRPr="00A42626">
        <w:rPr>
          <w:lang w:val="fr-FR"/>
        </w:rPr>
        <w:t>.</w:t>
      </w:r>
    </w:p>
    <w:p w:rsidR="002D2BDE" w:rsidRPr="00A42626" w:rsidRDefault="002D2BDE" w:rsidP="002D2BDE">
      <w:pPr>
        <w:pStyle w:val="Titre3"/>
        <w:rPr>
          <w:lang w:val="fr-FR"/>
        </w:rPr>
      </w:pPr>
      <w:bookmarkStart w:id="71" w:name="_Toc429984552"/>
      <w:r w:rsidRPr="00A42626">
        <w:rPr>
          <w:lang w:val="fr-FR"/>
        </w:rPr>
        <w:t xml:space="preserve">Super </w:t>
      </w:r>
      <w:bookmarkEnd w:id="71"/>
      <w:r w:rsidR="007172B3" w:rsidRPr="00A42626">
        <w:rPr>
          <w:lang w:val="fr-FR"/>
        </w:rPr>
        <w:t>Echantillon</w:t>
      </w:r>
      <w:r w:rsidRPr="00A42626">
        <w:rPr>
          <w:lang w:val="fr-FR"/>
        </w:rPr>
        <w:t xml:space="preserve"> </w:t>
      </w:r>
    </w:p>
    <w:p w:rsidR="002D2BDE" w:rsidRPr="00A42626" w:rsidRDefault="002D2BDE" w:rsidP="002D2BDE">
      <w:pPr>
        <w:pStyle w:val="Listepuces2"/>
        <w:numPr>
          <w:ilvl w:val="0"/>
          <w:numId w:val="32"/>
        </w:numPr>
        <w:suppressAutoHyphens/>
        <w:jc w:val="both"/>
        <w:rPr>
          <w:lang w:val="fr-FR"/>
        </w:rPr>
      </w:pPr>
      <w:r w:rsidRPr="00A42626">
        <w:rPr>
          <w:lang w:val="fr-FR"/>
        </w:rPr>
        <w:t xml:space="preserve">Nous vérifions si </w:t>
      </w:r>
      <w:r w:rsidR="00C112A3" w:rsidRPr="00A42626">
        <w:rPr>
          <w:lang w:val="fr-FR"/>
        </w:rPr>
        <w:t>les numéros de sous-échantillons sont cohérents</w:t>
      </w:r>
      <w:r w:rsidRPr="00A42626">
        <w:rPr>
          <w:lang w:val="fr-FR"/>
        </w:rPr>
        <w:t>.</w:t>
      </w:r>
    </w:p>
    <w:p w:rsidR="002D2BDE" w:rsidRPr="00A42626" w:rsidRDefault="00742770" w:rsidP="002D2BDE">
      <w:pPr>
        <w:pStyle w:val="Titre3"/>
        <w:rPr>
          <w:lang w:val="fr-FR"/>
        </w:rPr>
      </w:pPr>
      <w:r w:rsidRPr="00A42626">
        <w:rPr>
          <w:lang w:val="fr-FR"/>
        </w:rPr>
        <w:t>Cuve</w:t>
      </w:r>
      <w:r w:rsidR="002D2BDE" w:rsidRPr="00A42626">
        <w:rPr>
          <w:lang w:val="fr-FR"/>
        </w:rPr>
        <w:t xml:space="preserve"> </w:t>
      </w:r>
    </w:p>
    <w:p w:rsidR="002D2BDE" w:rsidRPr="00A42626" w:rsidRDefault="002D2BDE" w:rsidP="002D2BDE">
      <w:pPr>
        <w:pStyle w:val="Listepuces2"/>
        <w:numPr>
          <w:ilvl w:val="0"/>
          <w:numId w:val="32"/>
        </w:numPr>
        <w:suppressAutoHyphens/>
        <w:jc w:val="both"/>
        <w:rPr>
          <w:lang w:val="fr-FR"/>
        </w:rPr>
      </w:pPr>
      <w:r w:rsidRPr="00A42626">
        <w:rPr>
          <w:lang w:val="fr-FR"/>
        </w:rPr>
        <w:t>Nous vérifions si</w:t>
      </w:r>
      <w:r w:rsidR="00BA78E7">
        <w:rPr>
          <w:lang w:val="fr-FR"/>
        </w:rPr>
        <w:t xml:space="preserve"> le numéro de cuve de l’échantillon existe.</w:t>
      </w:r>
    </w:p>
    <w:p w:rsidR="002D2BDE" w:rsidRPr="00A42626" w:rsidRDefault="002D2BDE" w:rsidP="002D2BDE">
      <w:pPr>
        <w:pStyle w:val="Titre3"/>
        <w:rPr>
          <w:lang w:val="fr-FR"/>
        </w:rPr>
      </w:pPr>
      <w:bookmarkStart w:id="72" w:name="_Toc429984554"/>
      <w:bookmarkEnd w:id="72"/>
      <w:r w:rsidRPr="00A42626">
        <w:rPr>
          <w:lang w:val="fr-FR"/>
        </w:rPr>
        <w:t xml:space="preserve">Ratio </w:t>
      </w:r>
      <w:r w:rsidR="00742770" w:rsidRPr="00A42626">
        <w:rPr>
          <w:lang w:val="fr-FR"/>
        </w:rPr>
        <w:t>de petit et de gros poissons</w:t>
      </w:r>
    </w:p>
    <w:p w:rsidR="002D2BDE" w:rsidRPr="00A42626" w:rsidRDefault="00DA03F7" w:rsidP="002D2BDE">
      <w:pPr>
        <w:pStyle w:val="Listepuces2"/>
        <w:numPr>
          <w:ilvl w:val="0"/>
          <w:numId w:val="32"/>
        </w:numPr>
        <w:suppressAutoHyphens/>
        <w:jc w:val="both"/>
        <w:rPr>
          <w:lang w:val="fr-FR"/>
        </w:rPr>
      </w:pPr>
      <w:r w:rsidRPr="00A42626">
        <w:rPr>
          <w:lang w:val="fr-FR"/>
        </w:rPr>
        <w:t xml:space="preserve">Nous vérifions si </w:t>
      </w:r>
      <w:r w:rsidR="00FC4354" w:rsidRPr="00A42626">
        <w:rPr>
          <w:lang w:val="fr-FR"/>
        </w:rPr>
        <w:t>le</w:t>
      </w:r>
      <w:r w:rsidR="007A0C2F">
        <w:rPr>
          <w:lang w:val="fr-FR"/>
        </w:rPr>
        <w:t>s</w:t>
      </w:r>
      <w:r w:rsidRPr="00A42626">
        <w:rPr>
          <w:lang w:val="fr-FR"/>
        </w:rPr>
        <w:t xml:space="preserve"> pourcentage</w:t>
      </w:r>
      <w:r w:rsidR="007A0C2F">
        <w:rPr>
          <w:lang w:val="fr-FR"/>
        </w:rPr>
        <w:t>s</w:t>
      </w:r>
      <w:r w:rsidRPr="00A42626">
        <w:rPr>
          <w:lang w:val="fr-FR"/>
        </w:rPr>
        <w:t xml:space="preserve"> de petit</w:t>
      </w:r>
      <w:r w:rsidR="005F6125">
        <w:rPr>
          <w:lang w:val="fr-FR"/>
        </w:rPr>
        <w:t>s</w:t>
      </w:r>
      <w:r w:rsidRPr="00A42626">
        <w:rPr>
          <w:lang w:val="fr-FR"/>
        </w:rPr>
        <w:t xml:space="preserve"> et de gros poissons sont cohérent</w:t>
      </w:r>
      <w:r w:rsidR="007A0C2F">
        <w:rPr>
          <w:lang w:val="fr-FR"/>
        </w:rPr>
        <w:t>s</w:t>
      </w:r>
      <w:r w:rsidRPr="00A42626">
        <w:rPr>
          <w:lang w:val="fr-FR"/>
        </w:rPr>
        <w:t>.</w:t>
      </w:r>
    </w:p>
    <w:p w:rsidR="002D2BDE" w:rsidRPr="00A42626" w:rsidRDefault="009206E2" w:rsidP="002D2BDE">
      <w:pPr>
        <w:pStyle w:val="Titre3"/>
        <w:rPr>
          <w:lang w:val="fr-FR"/>
        </w:rPr>
      </w:pPr>
      <w:bookmarkStart w:id="73" w:name="_Toc429984555"/>
      <w:bookmarkEnd w:id="73"/>
      <w:r w:rsidRPr="00A42626">
        <w:rPr>
          <w:rStyle w:val="hps"/>
          <w:lang w:val="fr-FR"/>
        </w:rPr>
        <w:t>Pondération</w:t>
      </w:r>
    </w:p>
    <w:p w:rsidR="002D2BDE" w:rsidRPr="00A42626" w:rsidRDefault="00493412" w:rsidP="002D2BDE">
      <w:pPr>
        <w:pStyle w:val="Listepuces2"/>
        <w:numPr>
          <w:ilvl w:val="0"/>
          <w:numId w:val="32"/>
        </w:numPr>
        <w:suppressAutoHyphens/>
        <w:jc w:val="both"/>
        <w:rPr>
          <w:lang w:val="fr-FR"/>
        </w:rPr>
      </w:pPr>
      <w:r w:rsidRPr="00A42626">
        <w:rPr>
          <w:lang w:val="fr-FR"/>
        </w:rPr>
        <w:t>Nous examinons que la pondération pour chaque échantillon</w:t>
      </w:r>
      <w:r w:rsidR="008A22B0" w:rsidRPr="00A42626">
        <w:rPr>
          <w:lang w:val="fr-FR"/>
        </w:rPr>
        <w:t xml:space="preserve"> </w:t>
      </w:r>
      <w:r w:rsidRPr="00A42626">
        <w:rPr>
          <w:lang w:val="fr-FR"/>
        </w:rPr>
        <w:t>est cohérente.</w:t>
      </w:r>
    </w:p>
    <w:p w:rsidR="00B367DF" w:rsidRDefault="00B367DF">
      <w:pPr>
        <w:spacing w:after="200" w:line="276" w:lineRule="auto"/>
        <w:rPr>
          <w:b/>
          <w:bCs/>
          <w:color w:val="94B6D2" w:themeColor="accent1"/>
          <w:spacing w:val="20"/>
          <w:sz w:val="28"/>
          <w:szCs w:val="28"/>
          <w:lang w:val="fr-FR"/>
        </w:rPr>
      </w:pPr>
      <w:r>
        <w:rPr>
          <w:b/>
          <w:bCs/>
          <w:color w:val="94B6D2" w:themeColor="accent1"/>
          <w:spacing w:val="20"/>
          <w:sz w:val="28"/>
          <w:szCs w:val="28"/>
          <w:lang w:val="fr-FR"/>
        </w:rPr>
        <w:br w:type="page"/>
      </w:r>
    </w:p>
    <w:p w:rsidR="00B367DF" w:rsidRDefault="00B367DF">
      <w:pPr>
        <w:spacing w:after="200" w:line="276" w:lineRule="auto"/>
        <w:rPr>
          <w:b/>
          <w:bCs/>
          <w:color w:val="94B6D2" w:themeColor="accent1"/>
          <w:spacing w:val="20"/>
          <w:sz w:val="28"/>
          <w:szCs w:val="28"/>
          <w:lang w:val="fr-FR"/>
        </w:rPr>
        <w:sectPr w:rsidR="00B367DF" w:rsidSect="00DE6139">
          <w:type w:val="oddPage"/>
          <w:pgSz w:w="11907" w:h="16839" w:code="9"/>
          <w:pgMar w:top="1134" w:right="1134" w:bottom="1134" w:left="1134" w:header="709" w:footer="709" w:gutter="0"/>
          <w:cols w:space="720"/>
          <w:docGrid w:linePitch="360"/>
        </w:sectPr>
      </w:pPr>
    </w:p>
    <w:p w:rsidR="00A23D33" w:rsidRPr="00A42626" w:rsidRDefault="00A23D33" w:rsidP="00A23D33">
      <w:pPr>
        <w:pStyle w:val="Titre4"/>
        <w:rPr>
          <w:lang w:val="fr-FR"/>
        </w:rPr>
      </w:pPr>
      <w:r w:rsidRPr="00A42626">
        <w:rPr>
          <w:lang w:val="fr-FR"/>
        </w:rPr>
        <w:lastRenderedPageBreak/>
        <w:t xml:space="preserve">Exploitation des erreurs </w:t>
      </w:r>
    </w:p>
    <w:bookmarkStart w:id="74" w:name="_MON_1520843339"/>
    <w:bookmarkEnd w:id="74"/>
    <w:p w:rsidR="008570E5" w:rsidRDefault="00494C40">
      <w:pPr>
        <w:spacing w:after="200" w:line="276" w:lineRule="auto"/>
        <w:rPr>
          <w:b/>
          <w:bCs/>
          <w:color w:val="94B6D2" w:themeColor="accent1"/>
          <w:spacing w:val="20"/>
          <w:sz w:val="28"/>
          <w:szCs w:val="28"/>
          <w:lang w:val="fr-FR"/>
        </w:rPr>
      </w:pPr>
      <w:r>
        <w:rPr>
          <w:b/>
          <w:bCs/>
          <w:color w:val="94B6D2" w:themeColor="accent1"/>
          <w:spacing w:val="20"/>
          <w:sz w:val="28"/>
          <w:szCs w:val="28"/>
          <w:lang w:val="fr-FR"/>
        </w:rPr>
        <w:object w:dxaOrig="14326" w:dyaOrig="4292">
          <v:shape id="_x0000_i1028" type="#_x0000_t75" style="width:717.3pt;height:215.3pt" o:ole="">
            <v:imagedata r:id="rId42" o:title=""/>
          </v:shape>
          <o:OLEObject Type="Embed" ProgID="Excel.Sheet.12" ShapeID="_x0000_i1028" DrawAspect="Content" ObjectID="_1522560834" r:id="rId43"/>
        </w:object>
      </w:r>
    </w:p>
    <w:p w:rsidR="008570E5" w:rsidRDefault="008570E5" w:rsidP="008570E5">
      <w:pPr>
        <w:rPr>
          <w:lang w:val="fr-FR"/>
        </w:rPr>
      </w:pPr>
      <w:r>
        <w:rPr>
          <w:lang w:val="fr-FR"/>
        </w:rPr>
        <w:t>La figure ci-dessus met en évidence plusieurs erreurs issues de différents contrôles</w:t>
      </w:r>
      <w:r>
        <w:rPr>
          <w:rStyle w:val="Appelnotedebasdep"/>
          <w:lang w:val="fr-FR"/>
        </w:rPr>
        <w:footnoteReference w:id="8"/>
      </w:r>
      <w:r>
        <w:rPr>
          <w:lang w:val="fr-FR"/>
        </w:rPr>
        <w:t>:</w:t>
      </w:r>
    </w:p>
    <w:p w:rsidR="008570E5" w:rsidRPr="00AD5421" w:rsidRDefault="008570E5" w:rsidP="006440EC">
      <w:pPr>
        <w:pStyle w:val="Paragraphedeliste"/>
        <w:numPr>
          <w:ilvl w:val="0"/>
          <w:numId w:val="41"/>
        </w:numPr>
        <w:spacing w:after="200" w:line="276" w:lineRule="auto"/>
        <w:rPr>
          <w:lang w:val="fr-FR"/>
        </w:rPr>
      </w:pPr>
      <w:r w:rsidRPr="00AD5421">
        <w:rPr>
          <w:lang w:val="fr-FR"/>
        </w:rPr>
        <w:t>Dans</w:t>
      </w:r>
      <w:r w:rsidR="006440EC">
        <w:rPr>
          <w:lang w:val="fr-FR"/>
        </w:rPr>
        <w:t xml:space="preserve"> </w:t>
      </w:r>
      <w:r w:rsidRPr="00AD5421">
        <w:rPr>
          <w:lang w:val="fr-FR"/>
        </w:rPr>
        <w:t>la colonne « </w:t>
      </w:r>
      <w:r w:rsidR="005A65FF">
        <w:rPr>
          <w:lang w:val="fr-FR"/>
        </w:rPr>
        <w:t>Sampling global</w:t>
      </w:r>
      <w:r>
        <w:rPr>
          <w:lang w:val="fr-FR"/>
        </w:rPr>
        <w:t xml:space="preserve"> weight</w:t>
      </w:r>
      <w:r w:rsidRPr="00AD5421">
        <w:rPr>
          <w:lang w:val="fr-FR"/>
        </w:rPr>
        <w:t xml:space="preserve"> », la mise en évidence de la valeur </w:t>
      </w:r>
      <w:r w:rsidR="005A65FF">
        <w:rPr>
          <w:lang w:val="fr-FR"/>
        </w:rPr>
        <w:t xml:space="preserve">signifie que la colonne devrait être à 0 </w:t>
      </w:r>
      <w:r w:rsidR="00C8732B">
        <w:rPr>
          <w:lang w:val="fr-FR"/>
        </w:rPr>
        <w:t xml:space="preserve">si les </w:t>
      </w:r>
      <w:r w:rsidR="005A65FF">
        <w:rPr>
          <w:lang w:val="fr-FR"/>
        </w:rPr>
        <w:t xml:space="preserve">ou les valeurs associées pour les colonnes  </w:t>
      </w:r>
      <w:r w:rsidR="005A65FF" w:rsidRPr="00AD5421">
        <w:rPr>
          <w:lang w:val="fr-FR"/>
        </w:rPr>
        <w:t>« </w:t>
      </w:r>
      <w:r w:rsidR="005A65FF">
        <w:rPr>
          <w:lang w:val="fr-FR"/>
        </w:rPr>
        <w:t>Sampling weight</w:t>
      </w:r>
      <w:r w:rsidR="005A65FF" w:rsidRPr="00AD5421">
        <w:rPr>
          <w:lang w:val="fr-FR"/>
        </w:rPr>
        <w:t> </w:t>
      </w:r>
      <w:r w:rsidR="005A65FF">
        <w:rPr>
          <w:lang w:val="fr-FR"/>
        </w:rPr>
        <w:t>M10</w:t>
      </w:r>
      <w:r w:rsidR="005A65FF" w:rsidRPr="00AD5421">
        <w:rPr>
          <w:lang w:val="fr-FR"/>
        </w:rPr>
        <w:t>»</w:t>
      </w:r>
      <w:r w:rsidR="005A65FF">
        <w:rPr>
          <w:lang w:val="fr-FR"/>
        </w:rPr>
        <w:t xml:space="preserve"> et </w:t>
      </w:r>
      <w:r w:rsidR="005A65FF" w:rsidRPr="00AD5421">
        <w:rPr>
          <w:lang w:val="fr-FR"/>
        </w:rPr>
        <w:t>« </w:t>
      </w:r>
      <w:r w:rsidR="005A65FF">
        <w:rPr>
          <w:lang w:val="fr-FR"/>
        </w:rPr>
        <w:t>Sampling weight P10</w:t>
      </w:r>
      <w:r w:rsidR="005A65FF" w:rsidRPr="00AD5421">
        <w:rPr>
          <w:lang w:val="fr-FR"/>
        </w:rPr>
        <w:t> »</w:t>
      </w:r>
      <w:r w:rsidR="00C8732B">
        <w:rPr>
          <w:lang w:val="fr-FR"/>
        </w:rPr>
        <w:t xml:space="preserve"> sont différentes de 0, ou inversement</w:t>
      </w:r>
      <w:r w:rsidRPr="00AD5421">
        <w:rPr>
          <w:lang w:val="fr-FR"/>
        </w:rPr>
        <w:t>.</w:t>
      </w:r>
    </w:p>
    <w:p w:rsidR="001641BC" w:rsidRDefault="00E1485B" w:rsidP="00E1485B">
      <w:pPr>
        <w:pStyle w:val="Paragraphedeliste"/>
        <w:numPr>
          <w:ilvl w:val="0"/>
          <w:numId w:val="41"/>
        </w:numPr>
        <w:spacing w:after="200" w:line="276" w:lineRule="auto"/>
        <w:rPr>
          <w:lang w:val="fr-FR"/>
        </w:rPr>
      </w:pPr>
      <w:r w:rsidRPr="00AD5421">
        <w:rPr>
          <w:lang w:val="fr-FR"/>
        </w:rPr>
        <w:t>Dans la colonne « </w:t>
      </w:r>
      <w:r>
        <w:rPr>
          <w:lang w:val="fr-FR"/>
        </w:rPr>
        <w:t>Trip exist</w:t>
      </w:r>
      <w:r w:rsidRPr="00AD5421">
        <w:rPr>
          <w:lang w:val="fr-FR"/>
        </w:rPr>
        <w:t xml:space="preserve"> », la mise en évidence </w:t>
      </w:r>
      <w:r>
        <w:rPr>
          <w:lang w:val="fr-FR"/>
        </w:rPr>
        <w:t xml:space="preserve">signifie que </w:t>
      </w:r>
      <w:r w:rsidR="006375D2">
        <w:rPr>
          <w:lang w:val="fr-FR"/>
        </w:rPr>
        <w:t>l’</w:t>
      </w:r>
      <w:r w:rsidR="006375D2" w:rsidRPr="006375D2">
        <w:rPr>
          <w:lang w:val="fr-FR"/>
        </w:rPr>
        <w:t>échantillon</w:t>
      </w:r>
      <w:r w:rsidRPr="00E1485B">
        <w:rPr>
          <w:lang w:val="fr-FR"/>
        </w:rPr>
        <w:t xml:space="preserve"> n'est pas </w:t>
      </w:r>
      <w:r w:rsidR="000249CE" w:rsidRPr="00E1485B">
        <w:rPr>
          <w:lang w:val="fr-FR"/>
        </w:rPr>
        <w:t>lié</w:t>
      </w:r>
      <w:r w:rsidRPr="00E1485B">
        <w:rPr>
          <w:lang w:val="fr-FR"/>
        </w:rPr>
        <w:t xml:space="preserve"> à une marée</w:t>
      </w:r>
      <w:r w:rsidRPr="00AD5421">
        <w:rPr>
          <w:lang w:val="fr-FR"/>
        </w:rPr>
        <w:t>.</w:t>
      </w:r>
      <w:r w:rsidR="000249CE">
        <w:rPr>
          <w:lang w:val="fr-FR"/>
        </w:rPr>
        <w:t xml:space="preserve"> </w:t>
      </w:r>
    </w:p>
    <w:p w:rsidR="006440EC" w:rsidRDefault="006440EC" w:rsidP="006440EC">
      <w:pPr>
        <w:pStyle w:val="Paragraphedeliste"/>
        <w:numPr>
          <w:ilvl w:val="0"/>
          <w:numId w:val="41"/>
        </w:numPr>
        <w:spacing w:after="200" w:line="276" w:lineRule="auto"/>
        <w:rPr>
          <w:lang w:val="fr-FR"/>
        </w:rPr>
      </w:pPr>
      <w:r>
        <w:rPr>
          <w:lang w:val="fr-FR"/>
        </w:rPr>
        <w:t>Dans la colonne « Activity », la mise en évidence signifie que l’</w:t>
      </w:r>
      <w:r w:rsidRPr="006440EC">
        <w:rPr>
          <w:lang w:val="fr-FR"/>
        </w:rPr>
        <w:t>échantillon n'est pas associé à une cuve.</w:t>
      </w:r>
    </w:p>
    <w:p w:rsidR="001641BC" w:rsidRDefault="001641BC" w:rsidP="006440EC">
      <w:pPr>
        <w:pStyle w:val="Paragraphedeliste"/>
        <w:numPr>
          <w:ilvl w:val="0"/>
          <w:numId w:val="41"/>
        </w:numPr>
        <w:spacing w:after="200" w:line="276" w:lineRule="auto"/>
        <w:rPr>
          <w:lang w:val="fr-FR"/>
        </w:rPr>
      </w:pPr>
      <w:r>
        <w:rPr>
          <w:lang w:val="fr-FR"/>
        </w:rPr>
        <w:t xml:space="preserve">Dans les colonnes « Activity » et « Activity position», </w:t>
      </w:r>
      <w:r w:rsidR="006440EC">
        <w:rPr>
          <w:lang w:val="fr-FR"/>
        </w:rPr>
        <w:t>la mise en évidence signifie l’'activité associée n'existe pas</w:t>
      </w:r>
      <w:r w:rsidR="006440EC" w:rsidRPr="006440EC">
        <w:rPr>
          <w:lang w:val="fr-FR"/>
        </w:rPr>
        <w:t>.</w:t>
      </w:r>
      <w:r w:rsidR="006440EC">
        <w:rPr>
          <w:lang w:val="fr-FR"/>
        </w:rPr>
        <w:t xml:space="preserve"> Par ailleurs, nous précisons si possible le champ qui pose problème à l’aide du marqueur « ? » et avec une mise en évidence de couleur bleue.</w:t>
      </w:r>
    </w:p>
    <w:p w:rsidR="00BE349B" w:rsidRDefault="00656B3D" w:rsidP="00494C40">
      <w:pPr>
        <w:spacing w:after="200" w:line="276" w:lineRule="auto"/>
        <w:jc w:val="center"/>
        <w:rPr>
          <w:lang w:val="fr-FR"/>
        </w:rPr>
      </w:pPr>
      <w:r>
        <w:lastRenderedPageBreak/>
        <w:pict w14:anchorId="5F4F264E">
          <v:shape id="_x0000_i1029" type="#_x0000_t75" style="width:731.55pt;height:188.85pt">
            <v:imagedata r:id="rId44" o:title=""/>
          </v:shape>
        </w:pict>
      </w:r>
    </w:p>
    <w:p w:rsidR="00BE349B" w:rsidRDefault="00BE349B" w:rsidP="00BE349B">
      <w:pPr>
        <w:rPr>
          <w:lang w:val="fr-FR"/>
        </w:rPr>
      </w:pPr>
      <w:r>
        <w:rPr>
          <w:lang w:val="fr-FR"/>
        </w:rPr>
        <w:t>La figure ci-dessus met en évidence plusieurs erreurs issues de différents contrôles</w:t>
      </w:r>
      <w:r>
        <w:rPr>
          <w:rStyle w:val="Appelnotedebasdep"/>
          <w:lang w:val="fr-FR"/>
        </w:rPr>
        <w:footnoteReference w:id="9"/>
      </w:r>
      <w:r>
        <w:rPr>
          <w:lang w:val="fr-FR"/>
        </w:rPr>
        <w:t>:</w:t>
      </w:r>
    </w:p>
    <w:p w:rsidR="005379DE" w:rsidRDefault="004B2D3F" w:rsidP="005379DE">
      <w:pPr>
        <w:pStyle w:val="Paragraphedeliste"/>
        <w:numPr>
          <w:ilvl w:val="0"/>
          <w:numId w:val="44"/>
        </w:numPr>
        <w:rPr>
          <w:lang w:val="fr-FR"/>
        </w:rPr>
      </w:pPr>
      <w:r>
        <w:rPr>
          <w:lang w:val="fr-FR"/>
        </w:rPr>
        <w:t>Dans la colonne « Species », la mise en évidence peut signifier les erreurs suivantes :</w:t>
      </w:r>
    </w:p>
    <w:p w:rsidR="004B2D3F" w:rsidRDefault="00D45A62" w:rsidP="004B2D3F">
      <w:pPr>
        <w:pStyle w:val="Paragraphedeliste"/>
        <w:numPr>
          <w:ilvl w:val="1"/>
          <w:numId w:val="44"/>
        </w:numPr>
        <w:rPr>
          <w:lang w:val="fr-FR"/>
        </w:rPr>
      </w:pPr>
      <w:r>
        <w:rPr>
          <w:lang w:val="fr-FR"/>
        </w:rPr>
        <w:t>Si le code espèce est précédé d’un « ? », cela signifie que l’espèce ne devrait pas être échantillonnée ;</w:t>
      </w:r>
    </w:p>
    <w:p w:rsidR="00D45A62" w:rsidRDefault="00D45A62" w:rsidP="004B2D3F">
      <w:pPr>
        <w:pStyle w:val="Paragraphedeliste"/>
        <w:numPr>
          <w:ilvl w:val="1"/>
          <w:numId w:val="44"/>
        </w:numPr>
        <w:rPr>
          <w:lang w:val="fr-FR"/>
        </w:rPr>
      </w:pPr>
      <w:r>
        <w:rPr>
          <w:lang w:val="fr-FR"/>
        </w:rPr>
        <w:t xml:space="preserve">Si le code espèce est suivi de « ?LD1 », cela signifie qu’il y a une erreur sur les classes de tailles </w:t>
      </w:r>
      <w:commentRangeStart w:id="75"/>
      <w:r>
        <w:rPr>
          <w:lang w:val="fr-FR"/>
        </w:rPr>
        <w:t>renseignées</w:t>
      </w:r>
      <w:commentRangeEnd w:id="75"/>
      <w:r w:rsidR="009E28B3">
        <w:rPr>
          <w:rStyle w:val="Marquedecommentaire"/>
        </w:rPr>
        <w:commentReference w:id="75"/>
      </w:r>
      <w:r>
        <w:rPr>
          <w:lang w:val="fr-FR"/>
        </w:rPr>
        <w:t>.</w:t>
      </w:r>
    </w:p>
    <w:p w:rsidR="00C96604" w:rsidRDefault="00C96604" w:rsidP="00C96604">
      <w:pPr>
        <w:pStyle w:val="Paragraphedeliste"/>
        <w:numPr>
          <w:ilvl w:val="2"/>
          <w:numId w:val="44"/>
        </w:numPr>
        <w:rPr>
          <w:lang w:val="fr-FR"/>
        </w:rPr>
      </w:pPr>
      <w:r>
        <w:rPr>
          <w:lang w:val="fr-FR"/>
        </w:rPr>
        <w:t>La classe de taille maximum pour YFT</w:t>
      </w:r>
      <w:r w:rsidR="00BD3ABC">
        <w:rPr>
          <w:lang w:val="fr-FR"/>
        </w:rPr>
        <w:t xml:space="preserve"> (1)</w:t>
      </w:r>
      <w:r>
        <w:rPr>
          <w:lang w:val="fr-FR"/>
        </w:rPr>
        <w:t xml:space="preserve"> et BET</w:t>
      </w:r>
      <w:r w:rsidR="00BD3ABC">
        <w:rPr>
          <w:lang w:val="fr-FR"/>
        </w:rPr>
        <w:t xml:space="preserve"> (3)</w:t>
      </w:r>
      <w:r>
        <w:rPr>
          <w:lang w:val="fr-FR"/>
        </w:rPr>
        <w:t xml:space="preserve"> est 55cm.</w:t>
      </w:r>
    </w:p>
    <w:p w:rsidR="00C96604" w:rsidRPr="00C96604" w:rsidRDefault="00C96604" w:rsidP="00C96604">
      <w:pPr>
        <w:pStyle w:val="Paragraphedeliste"/>
        <w:numPr>
          <w:ilvl w:val="2"/>
          <w:numId w:val="44"/>
        </w:numPr>
        <w:rPr>
          <w:lang w:val="fr-FR"/>
        </w:rPr>
      </w:pPr>
      <w:r w:rsidRPr="00C96604">
        <w:rPr>
          <w:lang w:val="fr-FR"/>
        </w:rPr>
        <w:t xml:space="preserve">La classe de taille maximum pour ALB </w:t>
      </w:r>
      <w:r w:rsidR="00BD3ABC">
        <w:rPr>
          <w:lang w:val="fr-FR"/>
        </w:rPr>
        <w:t xml:space="preserve">(4) </w:t>
      </w:r>
      <w:r w:rsidRPr="00C96604">
        <w:rPr>
          <w:lang w:val="fr-FR"/>
        </w:rPr>
        <w:t>est 42cm.</w:t>
      </w:r>
    </w:p>
    <w:p w:rsidR="00C37B30" w:rsidRDefault="00C37B30" w:rsidP="00C37B30">
      <w:pPr>
        <w:pStyle w:val="Paragraphedeliste"/>
        <w:numPr>
          <w:ilvl w:val="0"/>
          <w:numId w:val="44"/>
        </w:numPr>
        <w:rPr>
          <w:lang w:val="fr-FR"/>
        </w:rPr>
      </w:pPr>
      <w:r>
        <w:rPr>
          <w:lang w:val="fr-FR"/>
        </w:rPr>
        <w:t>Dans la colonne « LDLF », la mise en évidence peut signifier les erreurs suivantes :</w:t>
      </w:r>
    </w:p>
    <w:p w:rsidR="00C37B30" w:rsidRDefault="00C37B30" w:rsidP="00C37B30">
      <w:pPr>
        <w:pStyle w:val="Paragraphedeliste"/>
        <w:numPr>
          <w:ilvl w:val="1"/>
          <w:numId w:val="44"/>
        </w:numPr>
        <w:rPr>
          <w:lang w:val="fr-FR"/>
        </w:rPr>
      </w:pPr>
      <w:r>
        <w:rPr>
          <w:lang w:val="fr-FR"/>
        </w:rPr>
        <w:t>Si le code LDLF est encadré de « !! », cela signifie que le code espèce est incompatible avec cette valeur de LDLF.</w:t>
      </w:r>
    </w:p>
    <w:p w:rsidR="00C37B30" w:rsidRDefault="00C37B30" w:rsidP="00C37B30">
      <w:pPr>
        <w:pStyle w:val="Paragraphedeliste"/>
        <w:numPr>
          <w:ilvl w:val="1"/>
          <w:numId w:val="44"/>
        </w:numPr>
        <w:rPr>
          <w:lang w:val="fr-FR"/>
        </w:rPr>
      </w:pPr>
      <w:r w:rsidRPr="00C37B30">
        <w:rPr>
          <w:lang w:val="fr-FR"/>
        </w:rPr>
        <w:t xml:space="preserve">Si le code LDLF est précédé de « ? », cela signifie que les valeurs renseignées dans les colonnes « Sampling weight M10», « Sampling weight P10 » et « Sampling global weight » sont incohérentes </w:t>
      </w:r>
      <w:r>
        <w:rPr>
          <w:lang w:val="fr-FR"/>
        </w:rPr>
        <w:t>avec cette valeur de LDL</w:t>
      </w:r>
      <w:commentRangeStart w:id="76"/>
      <w:r>
        <w:rPr>
          <w:lang w:val="fr-FR"/>
        </w:rPr>
        <w:t>F</w:t>
      </w:r>
      <w:commentRangeEnd w:id="76"/>
      <w:r w:rsidR="001B2D03">
        <w:rPr>
          <w:rStyle w:val="Marquedecommentaire"/>
        </w:rPr>
        <w:commentReference w:id="76"/>
      </w:r>
      <w:r>
        <w:rPr>
          <w:lang w:val="fr-FR"/>
        </w:rPr>
        <w:t>.</w:t>
      </w:r>
    </w:p>
    <w:p w:rsidR="00A03100" w:rsidRPr="00A03100" w:rsidRDefault="00A03100" w:rsidP="00A03100">
      <w:pPr>
        <w:pStyle w:val="Paragraphedeliste"/>
        <w:numPr>
          <w:ilvl w:val="2"/>
          <w:numId w:val="44"/>
        </w:numPr>
        <w:spacing w:after="200" w:line="276" w:lineRule="auto"/>
        <w:rPr>
          <w:lang w:val="fr-FR"/>
        </w:rPr>
      </w:pPr>
      <w:r w:rsidRPr="00A03100">
        <w:rPr>
          <w:lang w:val="fr-FR"/>
        </w:rPr>
        <w:t xml:space="preserve">Si LDLF égal 1 ou 3 alors P10 ou Poids global doit </w:t>
      </w:r>
      <w:r>
        <w:rPr>
          <w:lang w:val="fr-FR"/>
        </w:rPr>
        <w:t>être supérieur</w:t>
      </w:r>
      <w:r w:rsidRPr="00A03100">
        <w:rPr>
          <w:lang w:val="fr-FR"/>
        </w:rPr>
        <w:t xml:space="preserve"> à 0 sinon « warning ».</w:t>
      </w:r>
    </w:p>
    <w:p w:rsidR="00A03100" w:rsidRDefault="00A03100" w:rsidP="00A03100">
      <w:pPr>
        <w:pStyle w:val="Paragraphedeliste"/>
        <w:numPr>
          <w:ilvl w:val="2"/>
          <w:numId w:val="44"/>
        </w:numPr>
        <w:rPr>
          <w:lang w:val="fr-FR"/>
        </w:rPr>
      </w:pPr>
      <w:r>
        <w:rPr>
          <w:lang w:val="fr-FR"/>
        </w:rPr>
        <w:t>Si LDLF égal 2 alors M10 ou Poids global doit être supérieur à 0 sinon « warning ».</w:t>
      </w:r>
    </w:p>
    <w:p w:rsidR="00BE349B" w:rsidRDefault="00750906" w:rsidP="00BE349B">
      <w:pPr>
        <w:pStyle w:val="Paragraphedeliste"/>
        <w:numPr>
          <w:ilvl w:val="0"/>
          <w:numId w:val="44"/>
        </w:numPr>
        <w:spacing w:after="200" w:line="276" w:lineRule="auto"/>
        <w:rPr>
          <w:lang w:val="fr-FR"/>
        </w:rPr>
      </w:pPr>
      <w:r>
        <w:rPr>
          <w:lang w:val="fr-FR"/>
        </w:rPr>
        <w:t xml:space="preserve">Dans la colonne « Measured count », la mise en évidence signifie </w:t>
      </w:r>
      <w:r w:rsidR="00501519">
        <w:rPr>
          <w:lang w:val="fr-FR"/>
        </w:rPr>
        <w:t xml:space="preserve">que le nombre de mesure </w:t>
      </w:r>
      <w:r w:rsidR="002A1DFE">
        <w:rPr>
          <w:lang w:val="fr-FR"/>
        </w:rPr>
        <w:t>est différent du nombre d’</w:t>
      </w:r>
      <w:r w:rsidR="007A0C2F">
        <w:rPr>
          <w:lang w:val="fr-FR"/>
        </w:rPr>
        <w:t>individus</w:t>
      </w:r>
      <w:r w:rsidR="002A1DFE">
        <w:rPr>
          <w:lang w:val="fr-FR"/>
        </w:rPr>
        <w:t xml:space="preserve"> mesuré</w:t>
      </w:r>
      <w:r w:rsidR="007A0C2F">
        <w:rPr>
          <w:lang w:val="fr-FR"/>
        </w:rPr>
        <w:t>s</w:t>
      </w:r>
      <w:r w:rsidR="002A1DFE">
        <w:rPr>
          <w:lang w:val="fr-FR"/>
        </w:rPr>
        <w:t>.</w:t>
      </w:r>
      <w:r w:rsidR="00501519" w:rsidRPr="00501519">
        <w:rPr>
          <w:lang w:val="fr-FR"/>
        </w:rPr>
        <w:t xml:space="preserve"> </w:t>
      </w:r>
    </w:p>
    <w:p w:rsidR="002A1DFE" w:rsidRDefault="004317E8" w:rsidP="00BE349B">
      <w:pPr>
        <w:pStyle w:val="Paragraphedeliste"/>
        <w:numPr>
          <w:ilvl w:val="0"/>
          <w:numId w:val="44"/>
        </w:numPr>
        <w:spacing w:after="200" w:line="276" w:lineRule="auto"/>
        <w:rPr>
          <w:lang w:val="fr-FR"/>
        </w:rPr>
      </w:pPr>
      <w:r w:rsidRPr="004317E8">
        <w:rPr>
          <w:lang w:val="fr-FR"/>
        </w:rPr>
        <w:lastRenderedPageBreak/>
        <w:t>Dans la colonne « Has well », la mise en évidence signifie</w:t>
      </w:r>
      <w:r>
        <w:rPr>
          <w:lang w:val="fr-FR"/>
        </w:rPr>
        <w:t xml:space="preserve"> qu’il n’y a pas de cuve associé</w:t>
      </w:r>
      <w:r w:rsidR="009951CA">
        <w:rPr>
          <w:lang w:val="fr-FR"/>
        </w:rPr>
        <w:t>e</w:t>
      </w:r>
      <w:r w:rsidR="00757B27">
        <w:rPr>
          <w:lang w:val="fr-FR"/>
        </w:rPr>
        <w:t xml:space="preserve"> à l’échantillon</w:t>
      </w:r>
      <w:r>
        <w:rPr>
          <w:lang w:val="fr-FR"/>
        </w:rPr>
        <w:t>.</w:t>
      </w:r>
    </w:p>
    <w:p w:rsidR="00076171" w:rsidRPr="00916F05" w:rsidRDefault="00076171" w:rsidP="00076171">
      <w:pPr>
        <w:pStyle w:val="Paragraphedeliste"/>
        <w:numPr>
          <w:ilvl w:val="0"/>
          <w:numId w:val="44"/>
        </w:numPr>
        <w:spacing w:after="200" w:line="276" w:lineRule="auto"/>
        <w:rPr>
          <w:lang w:val="fr-FR"/>
        </w:rPr>
        <w:sectPr w:rsidR="00076171" w:rsidRPr="00916F05" w:rsidSect="00DE6139">
          <w:type w:val="oddPage"/>
          <w:pgSz w:w="16839" w:h="11907" w:orient="landscape" w:code="9"/>
          <w:pgMar w:top="1134" w:right="1134" w:bottom="1134" w:left="1134" w:header="709" w:footer="709" w:gutter="0"/>
          <w:cols w:space="720"/>
          <w:docGrid w:linePitch="360"/>
        </w:sectPr>
      </w:pPr>
      <w:r w:rsidRPr="00916F05">
        <w:rPr>
          <w:lang w:val="fr-FR"/>
        </w:rPr>
        <w:t>Dans la colonne « Distribution +10/-10 », la mise en évidence signifie que les valeurs de répartition -10/+10 sont incohérentes avec celle de la cuve rep</w:t>
      </w:r>
      <w:r w:rsidR="00916F05">
        <w:rPr>
          <w:lang w:val="fr-FR"/>
        </w:rPr>
        <w:t>orté</w:t>
      </w:r>
      <w:commentRangeStart w:id="77"/>
      <w:r w:rsidR="00916F05">
        <w:rPr>
          <w:lang w:val="fr-FR"/>
        </w:rPr>
        <w:t>e</w:t>
      </w:r>
      <w:commentRangeEnd w:id="77"/>
      <w:r w:rsidR="00E74908">
        <w:rPr>
          <w:rStyle w:val="Marquedecommentaire"/>
        </w:rPr>
        <w:commentReference w:id="77"/>
      </w:r>
      <w:r w:rsidR="00916F05">
        <w:rPr>
          <w:lang w:val="fr-FR"/>
        </w:rPr>
        <w:t>.</w:t>
      </w:r>
    </w:p>
    <w:p w:rsidR="002D2BDE" w:rsidRPr="00A42626" w:rsidRDefault="009343FA" w:rsidP="00685F89">
      <w:pPr>
        <w:pStyle w:val="Titre2"/>
        <w:rPr>
          <w:lang w:val="fr-FR"/>
        </w:rPr>
      </w:pPr>
      <w:r w:rsidRPr="00A42626">
        <w:rPr>
          <w:lang w:val="fr-FR"/>
        </w:rPr>
        <w:lastRenderedPageBreak/>
        <w:t>Cuve</w:t>
      </w:r>
    </w:p>
    <w:p w:rsidR="002D2BDE" w:rsidRPr="00A42626" w:rsidRDefault="002D2BDE" w:rsidP="002D2BDE">
      <w:pPr>
        <w:pStyle w:val="Titre3"/>
        <w:rPr>
          <w:lang w:val="fr-FR"/>
        </w:rPr>
      </w:pPr>
      <w:r w:rsidRPr="00A42626">
        <w:rPr>
          <w:lang w:val="fr-FR"/>
        </w:rPr>
        <w:t xml:space="preserve">Activité </w:t>
      </w:r>
    </w:p>
    <w:p w:rsidR="002D2BDE" w:rsidRPr="00A42626" w:rsidRDefault="002D2BDE" w:rsidP="002D2BDE">
      <w:pPr>
        <w:pStyle w:val="Listepuces2"/>
        <w:numPr>
          <w:ilvl w:val="0"/>
          <w:numId w:val="32"/>
        </w:numPr>
        <w:suppressAutoHyphens/>
        <w:jc w:val="both"/>
        <w:rPr>
          <w:lang w:val="fr-FR"/>
        </w:rPr>
      </w:pPr>
      <w:r w:rsidRPr="00A42626">
        <w:rPr>
          <w:lang w:val="fr-FR"/>
        </w:rPr>
        <w:t xml:space="preserve">Nous vérifions pour </w:t>
      </w:r>
      <w:r w:rsidR="00AF5E67" w:rsidRPr="00A42626">
        <w:rPr>
          <w:lang w:val="fr-FR"/>
        </w:rPr>
        <w:t xml:space="preserve">chaque plan de cuve </w:t>
      </w:r>
      <w:r w:rsidR="008C1006" w:rsidRPr="00A42626">
        <w:rPr>
          <w:lang w:val="fr-FR"/>
        </w:rPr>
        <w:t>s’il</w:t>
      </w:r>
      <w:r w:rsidR="00AF5E67" w:rsidRPr="00A42626">
        <w:rPr>
          <w:lang w:val="fr-FR"/>
        </w:rPr>
        <w:t xml:space="preserve"> est cohérent avec l</w:t>
      </w:r>
      <w:r w:rsidR="003874D9" w:rsidRPr="00A42626">
        <w:rPr>
          <w:lang w:val="fr-FR"/>
        </w:rPr>
        <w:t>a date et numéro d’activité.</w:t>
      </w:r>
    </w:p>
    <w:p w:rsidR="002D2BDE" w:rsidRPr="00A42626" w:rsidRDefault="001245F7" w:rsidP="002D2BDE">
      <w:pPr>
        <w:pStyle w:val="Listepuces3"/>
        <w:numPr>
          <w:ilvl w:val="0"/>
          <w:numId w:val="33"/>
        </w:numPr>
        <w:suppressAutoHyphens/>
        <w:jc w:val="both"/>
        <w:rPr>
          <w:lang w:val="fr-FR"/>
        </w:rPr>
      </w:pPr>
      <w:r w:rsidRPr="00A42626">
        <w:rPr>
          <w:lang w:val="fr-FR"/>
        </w:rPr>
        <w:t>Vous devez examiner dans le plan de cuve la date et le numéro d’a</w:t>
      </w:r>
      <w:r w:rsidR="002D2BDE" w:rsidRPr="00A42626">
        <w:rPr>
          <w:lang w:val="fr-FR"/>
        </w:rPr>
        <w:t>ctivité.</w:t>
      </w:r>
    </w:p>
    <w:p w:rsidR="002D2BDE" w:rsidRPr="00A42626" w:rsidRDefault="001245F7" w:rsidP="002D2BDE">
      <w:pPr>
        <w:pStyle w:val="Listepuces3"/>
        <w:numPr>
          <w:ilvl w:val="0"/>
          <w:numId w:val="33"/>
        </w:numPr>
        <w:suppressAutoHyphens/>
        <w:jc w:val="both"/>
        <w:rPr>
          <w:lang w:val="fr-FR"/>
        </w:rPr>
      </w:pPr>
      <w:r w:rsidRPr="00A42626">
        <w:rPr>
          <w:lang w:val="fr-FR"/>
        </w:rPr>
        <w:t>Vous devez vérifier si le journal de pêche est dans AVDTH</w:t>
      </w:r>
      <w:r w:rsidR="002D2BDE" w:rsidRPr="00A42626">
        <w:rPr>
          <w:lang w:val="fr-FR"/>
        </w:rPr>
        <w:t>.</w:t>
      </w:r>
    </w:p>
    <w:p w:rsidR="002D2BDE" w:rsidRPr="00A42626" w:rsidRDefault="00320AA9" w:rsidP="002D2BDE">
      <w:pPr>
        <w:pStyle w:val="Titre3"/>
        <w:rPr>
          <w:lang w:val="fr-FR"/>
        </w:rPr>
      </w:pPr>
      <w:bookmarkStart w:id="78" w:name="_Toc429984557"/>
      <w:r w:rsidRPr="00A42626">
        <w:rPr>
          <w:lang w:val="fr-FR"/>
        </w:rPr>
        <w:t>Cuve sans Marée</w:t>
      </w:r>
      <w:bookmarkEnd w:id="78"/>
      <w:r w:rsidR="002D2BDE" w:rsidRPr="00A42626">
        <w:rPr>
          <w:lang w:val="fr-FR"/>
        </w:rPr>
        <w:t xml:space="preserve"> </w:t>
      </w:r>
    </w:p>
    <w:p w:rsidR="002D2BDE" w:rsidRPr="00A42626" w:rsidRDefault="002D2BDE" w:rsidP="002D2BDE">
      <w:pPr>
        <w:pStyle w:val="Listepuces2"/>
        <w:numPr>
          <w:ilvl w:val="0"/>
          <w:numId w:val="32"/>
        </w:numPr>
        <w:suppressAutoHyphens/>
        <w:jc w:val="both"/>
        <w:rPr>
          <w:lang w:val="fr-FR"/>
        </w:rPr>
      </w:pPr>
      <w:r w:rsidRPr="00A42626">
        <w:rPr>
          <w:lang w:val="fr-FR"/>
        </w:rPr>
        <w:t xml:space="preserve">Nous vérifions si </w:t>
      </w:r>
      <w:r w:rsidR="00AD1AA5" w:rsidRPr="00A42626">
        <w:rPr>
          <w:lang w:val="fr-FR"/>
        </w:rPr>
        <w:t>la cuve est associé</w:t>
      </w:r>
      <w:r w:rsidR="004962E3" w:rsidRPr="00A42626">
        <w:rPr>
          <w:lang w:val="fr-FR"/>
        </w:rPr>
        <w:t>e</w:t>
      </w:r>
      <w:r w:rsidR="00AD1AA5" w:rsidRPr="00A42626">
        <w:rPr>
          <w:lang w:val="fr-FR"/>
        </w:rPr>
        <w:t xml:space="preserve"> à une marée existante</w:t>
      </w:r>
      <w:r w:rsidRPr="00A42626">
        <w:rPr>
          <w:lang w:val="fr-FR"/>
        </w:rPr>
        <w:t>.</w:t>
      </w:r>
    </w:p>
    <w:p w:rsidR="002D2BDE" w:rsidRPr="00A42626" w:rsidRDefault="00DB401C" w:rsidP="002D2BDE">
      <w:pPr>
        <w:pStyle w:val="Listepuces3"/>
        <w:numPr>
          <w:ilvl w:val="0"/>
          <w:numId w:val="33"/>
        </w:numPr>
        <w:suppressAutoHyphens/>
        <w:jc w:val="both"/>
        <w:rPr>
          <w:lang w:val="fr-FR"/>
        </w:rPr>
      </w:pPr>
      <w:r w:rsidRPr="00A42626">
        <w:rPr>
          <w:lang w:val="fr-FR"/>
        </w:rPr>
        <w:t xml:space="preserve">Vous devez saisir le journal de pêche dans </w:t>
      </w:r>
      <w:r w:rsidR="002D2BDE" w:rsidRPr="00A42626">
        <w:rPr>
          <w:lang w:val="fr-FR"/>
        </w:rPr>
        <w:t>AVDTH.</w:t>
      </w:r>
    </w:p>
    <w:p w:rsidR="002D2BDE" w:rsidRPr="00A42626" w:rsidRDefault="003F33BF" w:rsidP="002D2BDE">
      <w:pPr>
        <w:pStyle w:val="Titre3"/>
        <w:rPr>
          <w:lang w:val="fr-FR"/>
        </w:rPr>
      </w:pPr>
      <w:bookmarkStart w:id="79" w:name="_Toc429984558"/>
      <w:r w:rsidRPr="00A42626">
        <w:rPr>
          <w:lang w:val="fr-FR"/>
        </w:rPr>
        <w:t>Cuve sans plan de cuve</w:t>
      </w:r>
      <w:bookmarkEnd w:id="79"/>
      <w:r w:rsidR="002D2BDE" w:rsidRPr="00A42626">
        <w:rPr>
          <w:lang w:val="fr-FR"/>
        </w:rPr>
        <w:t xml:space="preserve"> </w:t>
      </w:r>
    </w:p>
    <w:p w:rsidR="00A23D33" w:rsidRDefault="002D2BDE" w:rsidP="002D2BDE">
      <w:pPr>
        <w:pStyle w:val="Listepuces2"/>
        <w:numPr>
          <w:ilvl w:val="0"/>
          <w:numId w:val="32"/>
        </w:numPr>
        <w:suppressAutoHyphens/>
        <w:jc w:val="both"/>
        <w:rPr>
          <w:lang w:val="fr-FR"/>
        </w:rPr>
      </w:pPr>
      <w:r w:rsidRPr="00A42626">
        <w:rPr>
          <w:lang w:val="fr-FR"/>
        </w:rPr>
        <w:t xml:space="preserve">Nous vérifions si </w:t>
      </w:r>
      <w:r w:rsidR="003F33BF" w:rsidRPr="00A42626">
        <w:rPr>
          <w:lang w:val="fr-FR"/>
        </w:rPr>
        <w:t xml:space="preserve">la cuve est associée avec au moins un plan de </w:t>
      </w:r>
      <w:r w:rsidR="00C83455" w:rsidRPr="00A42626">
        <w:rPr>
          <w:lang w:val="fr-FR"/>
        </w:rPr>
        <w:t>cuv</w:t>
      </w:r>
      <w:r w:rsidR="003F33BF" w:rsidRPr="00A42626">
        <w:rPr>
          <w:lang w:val="fr-FR"/>
        </w:rPr>
        <w:t>e.</w:t>
      </w:r>
    </w:p>
    <w:p w:rsidR="00A23D33" w:rsidRDefault="00002D02" w:rsidP="00002D02">
      <w:pPr>
        <w:spacing w:after="200" w:line="276" w:lineRule="auto"/>
        <w:rPr>
          <w:lang w:val="fr-FR"/>
        </w:rPr>
        <w:sectPr w:rsidR="00A23D33" w:rsidSect="00DE6139">
          <w:type w:val="oddPage"/>
          <w:pgSz w:w="11907" w:h="16839" w:code="9"/>
          <w:pgMar w:top="1134" w:right="1134" w:bottom="1134" w:left="1134" w:header="709" w:footer="709" w:gutter="0"/>
          <w:cols w:space="720"/>
          <w:docGrid w:linePitch="360"/>
        </w:sectPr>
      </w:pPr>
      <w:r>
        <w:rPr>
          <w:lang w:val="fr-FR"/>
        </w:rPr>
        <w:t xml:space="preserve"> </w:t>
      </w:r>
    </w:p>
    <w:p w:rsidR="00885F78" w:rsidRDefault="00A23D33" w:rsidP="00FB77AA">
      <w:pPr>
        <w:pStyle w:val="Titre4"/>
        <w:rPr>
          <w:rFonts w:ascii="Gill Sans MT" w:eastAsiaTheme="majorEastAsia" w:hAnsi="Gill Sans MT" w:cstheme="majorBidi"/>
          <w:caps w:val="0"/>
          <w:color w:val="775F55" w:themeColor="text2"/>
          <w:sz w:val="32"/>
          <w:szCs w:val="32"/>
          <w:lang w:val="fr-FR"/>
        </w:rPr>
      </w:pPr>
      <w:r w:rsidRPr="00A42626">
        <w:rPr>
          <w:lang w:val="fr-FR"/>
        </w:rPr>
        <w:lastRenderedPageBreak/>
        <w:t xml:space="preserve">Exploitation des erreurs </w:t>
      </w:r>
    </w:p>
    <w:bookmarkStart w:id="80" w:name="_MON_1520836268"/>
    <w:bookmarkEnd w:id="80"/>
    <w:p w:rsidR="004378AB" w:rsidRDefault="0069645D" w:rsidP="00FB77AA">
      <w:pPr>
        <w:pStyle w:val="Titre4"/>
        <w:rPr>
          <w:rFonts w:ascii="Gill Sans MT" w:eastAsiaTheme="majorEastAsia" w:hAnsi="Gill Sans MT" w:cstheme="majorBidi"/>
          <w:color w:val="775F55" w:themeColor="text2"/>
          <w:sz w:val="32"/>
          <w:szCs w:val="32"/>
          <w:lang w:val="fr-FR"/>
        </w:rPr>
      </w:pPr>
      <w:r>
        <w:rPr>
          <w:rFonts w:ascii="Gill Sans MT" w:eastAsiaTheme="majorEastAsia" w:hAnsi="Gill Sans MT" w:cstheme="majorBidi"/>
          <w:color w:val="775F55" w:themeColor="text2"/>
          <w:sz w:val="32"/>
          <w:szCs w:val="32"/>
          <w:lang w:val="fr-FR"/>
        </w:rPr>
        <w:object w:dxaOrig="12573" w:dyaOrig="5085">
          <v:shape id="_x0000_i1030" type="#_x0000_t75" style="width:629pt;height:233pt" o:ole="">
            <v:imagedata r:id="rId46" o:title=""/>
          </v:shape>
          <o:OLEObject Type="Embed" ProgID="Excel.Sheet.12" ShapeID="_x0000_i1030" DrawAspect="Content" ObjectID="_1522560835" r:id="rId47"/>
        </w:object>
      </w:r>
    </w:p>
    <w:p w:rsidR="004378AB" w:rsidRDefault="004378AB" w:rsidP="004378AB">
      <w:pPr>
        <w:rPr>
          <w:lang w:val="fr-FR"/>
        </w:rPr>
      </w:pPr>
      <w:r>
        <w:rPr>
          <w:lang w:val="fr-FR"/>
        </w:rPr>
        <w:t>La figure ci-dessus met en évidence plusieurs erreurs issues de différents contrôles</w:t>
      </w:r>
      <w:r>
        <w:rPr>
          <w:rStyle w:val="Appelnotedebasdep"/>
          <w:lang w:val="fr-FR"/>
        </w:rPr>
        <w:footnoteReference w:id="10"/>
      </w:r>
      <w:r>
        <w:rPr>
          <w:lang w:val="fr-FR"/>
        </w:rPr>
        <w:t>:</w:t>
      </w:r>
    </w:p>
    <w:p w:rsidR="004378AB" w:rsidRDefault="004378AB" w:rsidP="004378AB">
      <w:pPr>
        <w:pStyle w:val="Paragraphedeliste"/>
        <w:numPr>
          <w:ilvl w:val="0"/>
          <w:numId w:val="41"/>
        </w:numPr>
        <w:spacing w:after="200" w:line="276" w:lineRule="auto"/>
        <w:rPr>
          <w:lang w:val="fr-FR"/>
        </w:rPr>
      </w:pPr>
      <w:r w:rsidRPr="00AD5421">
        <w:rPr>
          <w:lang w:val="fr-FR"/>
        </w:rPr>
        <w:t>Dans la colonne « </w:t>
      </w:r>
      <w:r w:rsidR="007A4987">
        <w:rPr>
          <w:lang w:val="fr-FR"/>
        </w:rPr>
        <w:t>Trip exist</w:t>
      </w:r>
      <w:r w:rsidRPr="00AD5421">
        <w:rPr>
          <w:lang w:val="fr-FR"/>
        </w:rPr>
        <w:t> », la mise en évidence indique</w:t>
      </w:r>
      <w:r w:rsidR="00ED41C2">
        <w:rPr>
          <w:lang w:val="fr-FR"/>
        </w:rPr>
        <w:t xml:space="preserve"> que </w:t>
      </w:r>
      <w:r w:rsidR="00BB00E3">
        <w:rPr>
          <w:lang w:val="fr-FR"/>
        </w:rPr>
        <w:t>la cuve n’est pas liée à une marée</w:t>
      </w:r>
      <w:r w:rsidRPr="00AD5421">
        <w:rPr>
          <w:lang w:val="fr-FR"/>
        </w:rPr>
        <w:t>.</w:t>
      </w:r>
    </w:p>
    <w:p w:rsidR="007B0A5B" w:rsidRDefault="007B0A5B" w:rsidP="004378AB">
      <w:pPr>
        <w:pStyle w:val="Paragraphedeliste"/>
        <w:numPr>
          <w:ilvl w:val="0"/>
          <w:numId w:val="41"/>
        </w:numPr>
        <w:spacing w:after="200" w:line="276" w:lineRule="auto"/>
        <w:rPr>
          <w:lang w:val="fr-FR"/>
        </w:rPr>
      </w:pPr>
      <w:r w:rsidRPr="002B756D">
        <w:rPr>
          <w:lang w:val="fr-FR"/>
        </w:rPr>
        <w:t>Dans la colonne « </w:t>
      </w:r>
      <w:r>
        <w:rPr>
          <w:lang w:val="fr-FR"/>
        </w:rPr>
        <w:t>Well Plan</w:t>
      </w:r>
      <w:r w:rsidRPr="002B756D">
        <w:rPr>
          <w:lang w:val="fr-FR"/>
        </w:rPr>
        <w:t xml:space="preserve"> exist », la mise en évidence indique </w:t>
      </w:r>
      <w:r>
        <w:rPr>
          <w:lang w:val="fr-FR"/>
        </w:rPr>
        <w:t>si le plan de cuve est manquant</w:t>
      </w:r>
      <w:r w:rsidRPr="002B756D">
        <w:rPr>
          <w:lang w:val="fr-FR"/>
        </w:rPr>
        <w:t>.</w:t>
      </w:r>
    </w:p>
    <w:p w:rsidR="00463DD1" w:rsidRPr="002B756D" w:rsidRDefault="000C76D9" w:rsidP="004378AB">
      <w:pPr>
        <w:pStyle w:val="Paragraphedeliste"/>
        <w:numPr>
          <w:ilvl w:val="0"/>
          <w:numId w:val="41"/>
        </w:numPr>
        <w:spacing w:after="200" w:line="276" w:lineRule="auto"/>
        <w:rPr>
          <w:rFonts w:ascii="Gill Sans MT" w:eastAsiaTheme="majorEastAsia" w:hAnsi="Gill Sans MT" w:cstheme="majorBidi"/>
          <w:caps/>
          <w:color w:val="775F55" w:themeColor="text2"/>
          <w:sz w:val="32"/>
          <w:szCs w:val="32"/>
          <w:lang w:val="fr-FR"/>
        </w:rPr>
      </w:pPr>
      <w:r w:rsidRPr="002B756D">
        <w:rPr>
          <w:lang w:val="fr-FR"/>
        </w:rPr>
        <w:t>Dans la colonne « Activity exist », la mise en évidence indique que l’activité associée à la cuve (vis-à-vis de la date et du numéro</w:t>
      </w:r>
      <w:r w:rsidR="000D766D" w:rsidRPr="002B756D">
        <w:rPr>
          <w:lang w:val="fr-FR"/>
        </w:rPr>
        <w:t xml:space="preserve"> d’activité</w:t>
      </w:r>
      <w:r w:rsidRPr="002B756D">
        <w:rPr>
          <w:lang w:val="fr-FR"/>
        </w:rPr>
        <w:t>) n’existe pas.</w:t>
      </w:r>
      <w:r w:rsidR="00463DD1" w:rsidRPr="002B756D">
        <w:rPr>
          <w:rFonts w:ascii="Gill Sans MT" w:eastAsiaTheme="majorEastAsia" w:hAnsi="Gill Sans MT" w:cstheme="majorBidi"/>
          <w:color w:val="775F55" w:themeColor="text2"/>
          <w:sz w:val="32"/>
          <w:szCs w:val="32"/>
          <w:lang w:val="fr-FR"/>
        </w:rPr>
        <w:br w:type="page"/>
      </w:r>
    </w:p>
    <w:p w:rsidR="00A23D33" w:rsidRDefault="00A23D33" w:rsidP="003874D9">
      <w:pPr>
        <w:pStyle w:val="Titre1"/>
        <w:rPr>
          <w:lang w:val="fr-FR"/>
        </w:rPr>
        <w:sectPr w:rsidR="00A23D33" w:rsidSect="00DE6139">
          <w:type w:val="oddPage"/>
          <w:pgSz w:w="16839" w:h="11907" w:orient="landscape" w:code="9"/>
          <w:pgMar w:top="1134" w:right="1134" w:bottom="1134" w:left="1134" w:header="709" w:footer="709" w:gutter="0"/>
          <w:cols w:space="720"/>
          <w:docGrid w:linePitch="360"/>
        </w:sectPr>
      </w:pPr>
      <w:bookmarkStart w:id="81" w:name="_Toc445880897"/>
    </w:p>
    <w:p w:rsidR="003874D9" w:rsidRPr="00A42626" w:rsidRDefault="00585CFC" w:rsidP="003874D9">
      <w:pPr>
        <w:pStyle w:val="Titre1"/>
        <w:rPr>
          <w:lang w:val="fr-FR"/>
        </w:rPr>
      </w:pPr>
      <w:r w:rsidRPr="00A42626">
        <w:rPr>
          <w:lang w:val="fr-FR"/>
        </w:rPr>
        <w:lastRenderedPageBreak/>
        <w:t>Anapo (Seulement pour les membres de l’OT)</w:t>
      </w:r>
      <w:bookmarkEnd w:id="49"/>
      <w:bookmarkEnd w:id="81"/>
    </w:p>
    <w:p w:rsidR="00CC309A" w:rsidRPr="00A42626" w:rsidRDefault="00CC309A" w:rsidP="003874D9">
      <w:pPr>
        <w:rPr>
          <w:lang w:val="fr-FR"/>
        </w:rPr>
      </w:pPr>
    </w:p>
    <w:p w:rsidR="001636A6" w:rsidRPr="00A42626" w:rsidRDefault="00991F09" w:rsidP="00617FD1">
      <w:pPr>
        <w:rPr>
          <w:lang w:val="fr-FR"/>
        </w:rPr>
      </w:pPr>
      <w:r w:rsidRPr="00A42626">
        <w:rPr>
          <w:lang w:val="fr-FR"/>
        </w:rPr>
        <w:t xml:space="preserve">Le principal test que nous réalisons est le calcul de distance entre la </w:t>
      </w:r>
      <w:r w:rsidR="00C57F81" w:rsidRPr="00A42626">
        <w:rPr>
          <w:lang w:val="fr-FR"/>
        </w:rPr>
        <w:t>position</w:t>
      </w:r>
      <w:r w:rsidRPr="00A42626">
        <w:rPr>
          <w:lang w:val="fr-FR"/>
        </w:rPr>
        <w:t xml:space="preserve"> déclarée et les positions VMS de la journée de</w:t>
      </w:r>
      <w:r w:rsidR="008B06C2" w:rsidRPr="00A42626">
        <w:rPr>
          <w:lang w:val="fr-FR"/>
        </w:rPr>
        <w:t xml:space="preserve"> </w:t>
      </w:r>
      <w:r w:rsidRPr="00A42626">
        <w:rPr>
          <w:lang w:val="fr-FR"/>
        </w:rPr>
        <w:t xml:space="preserve"> l’</w:t>
      </w:r>
      <w:r w:rsidR="001636A6" w:rsidRPr="00A42626">
        <w:rPr>
          <w:lang w:val="fr-FR"/>
        </w:rPr>
        <w:t>activité avec des valeurs seu</w:t>
      </w:r>
      <w:r w:rsidR="007444A4" w:rsidRPr="00A42626">
        <w:rPr>
          <w:lang w:val="fr-FR"/>
        </w:rPr>
        <w:t>ils permettant de déterminer s’</w:t>
      </w:r>
      <w:r w:rsidR="001636A6" w:rsidRPr="00A42626">
        <w:rPr>
          <w:lang w:val="fr-FR"/>
        </w:rPr>
        <w:t xml:space="preserve">il y a erreur ou non (cf. </w:t>
      </w:r>
      <w:r w:rsidR="00797214" w:rsidRPr="00A42626">
        <w:rPr>
          <w:lang w:val="fr-FR"/>
        </w:rPr>
        <w:t>les images ci-dessous</w:t>
      </w:r>
      <w:r w:rsidR="001636A6" w:rsidRPr="00A42626">
        <w:rPr>
          <w:lang w:val="fr-FR"/>
        </w:rPr>
        <w:t>).</w:t>
      </w:r>
    </w:p>
    <w:p w:rsidR="001636A6" w:rsidRPr="00A42626" w:rsidRDefault="001636A6" w:rsidP="00C52120">
      <w:pPr>
        <w:keepNext/>
        <w:jc w:val="center"/>
        <w:rPr>
          <w:lang w:val="fr-FR"/>
        </w:rPr>
      </w:pPr>
      <w:r w:rsidRPr="00A42626">
        <w:rPr>
          <w:noProof/>
          <w:lang w:val="fr-FR" w:eastAsia="fr-FR"/>
        </w:rPr>
        <w:drawing>
          <wp:inline distT="0" distB="0" distL="0" distR="0" wp14:anchorId="299C5412" wp14:editId="6D520A3B">
            <wp:extent cx="3917081" cy="2880000"/>
            <wp:effectExtent l="0" t="0" r="7620" b="0"/>
            <wp:docPr id="6" name="Espace réservé du contenu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Espace réservé du contenu 5"/>
                    <pic:cNvPicPr>
                      <a:picLocks noGrp="1"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917081" cy="2880000"/>
                    </a:xfrm>
                    <a:prstGeom prst="rect">
                      <a:avLst/>
                    </a:prstGeom>
                  </pic:spPr>
                </pic:pic>
              </a:graphicData>
            </a:graphic>
          </wp:inline>
        </w:drawing>
      </w:r>
    </w:p>
    <w:p w:rsidR="001636A6" w:rsidRPr="00A42626" w:rsidRDefault="001636A6" w:rsidP="00C52120">
      <w:pPr>
        <w:pStyle w:val="Lgende"/>
        <w:jc w:val="center"/>
        <w:rPr>
          <w:lang w:val="fr-FR"/>
        </w:rPr>
      </w:pPr>
      <w:r w:rsidRPr="00A42626">
        <w:rPr>
          <w:lang w:val="fr-FR"/>
        </w:rPr>
        <w:t xml:space="preserve">Figure </w:t>
      </w:r>
      <w:r w:rsidRPr="00A42626">
        <w:rPr>
          <w:lang w:val="fr-FR"/>
        </w:rPr>
        <w:fldChar w:fldCharType="begin"/>
      </w:r>
      <w:r w:rsidRPr="00A42626">
        <w:rPr>
          <w:lang w:val="fr-FR"/>
        </w:rPr>
        <w:instrText xml:space="preserve"> SEQ Figure \* ARABIC </w:instrText>
      </w:r>
      <w:r w:rsidRPr="00A42626">
        <w:rPr>
          <w:lang w:val="fr-FR"/>
        </w:rPr>
        <w:fldChar w:fldCharType="separate"/>
      </w:r>
      <w:r w:rsidR="00CD3358">
        <w:rPr>
          <w:noProof/>
          <w:lang w:val="fr-FR"/>
        </w:rPr>
        <w:t>5</w:t>
      </w:r>
      <w:r w:rsidRPr="00A42626">
        <w:rPr>
          <w:lang w:val="fr-FR"/>
        </w:rPr>
        <w:fldChar w:fldCharType="end"/>
      </w:r>
      <w:r w:rsidRPr="00A42626">
        <w:rPr>
          <w:lang w:val="fr-FR"/>
        </w:rPr>
        <w:t xml:space="preserve">  CAS OU LA POSITION EST VALIDE</w:t>
      </w:r>
    </w:p>
    <w:p w:rsidR="001636A6" w:rsidRPr="00A42626" w:rsidRDefault="001636A6" w:rsidP="001636A6">
      <w:pPr>
        <w:keepNext/>
        <w:rPr>
          <w:noProof/>
          <w:lang w:val="fr-FR" w:eastAsia="fr-FR"/>
        </w:rPr>
      </w:pPr>
      <w:r w:rsidRPr="00A42626">
        <w:rPr>
          <w:noProof/>
          <w:lang w:val="fr-FR" w:eastAsia="fr-FR"/>
        </w:rPr>
        <w:tab/>
      </w:r>
    </w:p>
    <w:p w:rsidR="001636A6" w:rsidRPr="00A42626" w:rsidRDefault="001636A6" w:rsidP="001636A6">
      <w:pPr>
        <w:keepNext/>
        <w:rPr>
          <w:lang w:val="fr-FR"/>
        </w:rPr>
      </w:pPr>
    </w:p>
    <w:p w:rsidR="001636A6" w:rsidRPr="00A42626" w:rsidRDefault="001636A6" w:rsidP="00C52120">
      <w:pPr>
        <w:keepNext/>
        <w:jc w:val="center"/>
        <w:rPr>
          <w:lang w:val="fr-FR"/>
        </w:rPr>
      </w:pPr>
      <w:r w:rsidRPr="00A42626">
        <w:rPr>
          <w:noProof/>
          <w:lang w:val="fr-FR" w:eastAsia="fr-FR"/>
        </w:rPr>
        <w:drawing>
          <wp:inline distT="0" distB="0" distL="0" distR="0" wp14:anchorId="7F5F7583" wp14:editId="0C2C1B01">
            <wp:extent cx="3917098" cy="2880000"/>
            <wp:effectExtent l="0" t="0" r="7620" b="0"/>
            <wp:docPr id="24" name="Espace réservé du contenu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Espace réservé du contenu 5"/>
                    <pic:cNvPicPr>
                      <a:picLocks noGrp="1"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917098" cy="2880000"/>
                    </a:xfrm>
                    <a:prstGeom prst="rect">
                      <a:avLst/>
                    </a:prstGeom>
                  </pic:spPr>
                </pic:pic>
              </a:graphicData>
            </a:graphic>
          </wp:inline>
        </w:drawing>
      </w:r>
    </w:p>
    <w:p w:rsidR="001636A6" w:rsidRPr="00A42626" w:rsidRDefault="001636A6" w:rsidP="00C52120">
      <w:pPr>
        <w:pStyle w:val="Lgende"/>
        <w:jc w:val="center"/>
        <w:rPr>
          <w:lang w:val="fr-FR"/>
        </w:rPr>
      </w:pPr>
      <w:r w:rsidRPr="00A42626">
        <w:rPr>
          <w:lang w:val="fr-FR"/>
        </w:rPr>
        <w:t xml:space="preserve">Figure </w:t>
      </w:r>
      <w:r w:rsidRPr="00A42626">
        <w:rPr>
          <w:lang w:val="fr-FR"/>
        </w:rPr>
        <w:fldChar w:fldCharType="begin"/>
      </w:r>
      <w:r w:rsidRPr="00A42626">
        <w:rPr>
          <w:lang w:val="fr-FR"/>
        </w:rPr>
        <w:instrText xml:space="preserve"> SEQ Figure \* ARABIC </w:instrText>
      </w:r>
      <w:r w:rsidRPr="00A42626">
        <w:rPr>
          <w:lang w:val="fr-FR"/>
        </w:rPr>
        <w:fldChar w:fldCharType="separate"/>
      </w:r>
      <w:r w:rsidR="00CD3358">
        <w:rPr>
          <w:noProof/>
          <w:lang w:val="fr-FR"/>
        </w:rPr>
        <w:t>6</w:t>
      </w:r>
      <w:r w:rsidRPr="00A42626">
        <w:rPr>
          <w:lang w:val="fr-FR"/>
        </w:rPr>
        <w:fldChar w:fldCharType="end"/>
      </w:r>
      <w:r w:rsidRPr="00A42626">
        <w:rPr>
          <w:lang w:val="fr-FR"/>
        </w:rPr>
        <w:t xml:space="preserve"> Cas où la position est dans la zone limite</w:t>
      </w:r>
    </w:p>
    <w:p w:rsidR="004F7A4D" w:rsidRPr="00A42626" w:rsidRDefault="00C52120" w:rsidP="004F7A4D">
      <w:pPr>
        <w:keepNext/>
        <w:jc w:val="center"/>
        <w:rPr>
          <w:lang w:val="fr-FR"/>
        </w:rPr>
      </w:pPr>
      <w:r w:rsidRPr="00A42626">
        <w:rPr>
          <w:noProof/>
          <w:lang w:val="fr-FR" w:eastAsia="fr-FR"/>
        </w:rPr>
        <w:lastRenderedPageBreak/>
        <w:drawing>
          <wp:inline distT="0" distB="0" distL="0" distR="0" wp14:anchorId="1314A4F2" wp14:editId="1A089881">
            <wp:extent cx="3920400" cy="2880000"/>
            <wp:effectExtent l="0" t="0" r="4445" b="0"/>
            <wp:docPr id="25" name="Espace réservé du contenu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Espace réservé du contenu 5"/>
                    <pic:cNvPicPr>
                      <a:picLocks noGrp="1"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920400" cy="2880000"/>
                    </a:xfrm>
                    <a:prstGeom prst="rect">
                      <a:avLst/>
                    </a:prstGeom>
                  </pic:spPr>
                </pic:pic>
              </a:graphicData>
            </a:graphic>
          </wp:inline>
        </w:drawing>
      </w:r>
    </w:p>
    <w:p w:rsidR="00C52120" w:rsidRPr="00A42626" w:rsidRDefault="004F7A4D" w:rsidP="004F7A4D">
      <w:pPr>
        <w:pStyle w:val="Lgende"/>
        <w:jc w:val="center"/>
        <w:rPr>
          <w:lang w:val="fr-FR"/>
        </w:rPr>
      </w:pPr>
      <w:r w:rsidRPr="00A42626">
        <w:rPr>
          <w:lang w:val="fr-FR"/>
        </w:rPr>
        <w:t xml:space="preserve">Figure </w:t>
      </w:r>
      <w:r w:rsidRPr="00A42626">
        <w:rPr>
          <w:lang w:val="fr-FR"/>
        </w:rPr>
        <w:fldChar w:fldCharType="begin"/>
      </w:r>
      <w:r w:rsidRPr="00A42626">
        <w:rPr>
          <w:lang w:val="fr-FR"/>
        </w:rPr>
        <w:instrText xml:space="preserve"> SEQ Figure \* ARABIC </w:instrText>
      </w:r>
      <w:r w:rsidRPr="00A42626">
        <w:rPr>
          <w:lang w:val="fr-FR"/>
        </w:rPr>
        <w:fldChar w:fldCharType="separate"/>
      </w:r>
      <w:r w:rsidR="00CD3358">
        <w:rPr>
          <w:noProof/>
          <w:lang w:val="fr-FR"/>
        </w:rPr>
        <w:t>7</w:t>
      </w:r>
      <w:r w:rsidRPr="00A42626">
        <w:rPr>
          <w:lang w:val="fr-FR"/>
        </w:rPr>
        <w:fldChar w:fldCharType="end"/>
      </w:r>
      <w:r w:rsidRPr="00A42626">
        <w:rPr>
          <w:lang w:val="fr-FR"/>
        </w:rPr>
        <w:t xml:space="preserve"> Cas où la position est non valide</w:t>
      </w:r>
    </w:p>
    <w:p w:rsidR="00303CA2" w:rsidRDefault="001F1A9D" w:rsidP="00617FD1">
      <w:pPr>
        <w:rPr>
          <w:lang w:val="fr-FR"/>
        </w:rPr>
      </w:pPr>
      <w:r>
        <w:rPr>
          <w:lang w:val="fr-FR"/>
        </w:rPr>
        <w:t>Pour activer le</w:t>
      </w:r>
      <w:r w:rsidR="00946877">
        <w:rPr>
          <w:lang w:val="fr-FR"/>
        </w:rPr>
        <w:t>s</w:t>
      </w:r>
      <w:r>
        <w:rPr>
          <w:lang w:val="fr-FR"/>
        </w:rPr>
        <w:t xml:space="preserve"> </w:t>
      </w:r>
      <w:r w:rsidR="00946877">
        <w:rPr>
          <w:lang w:val="fr-FR"/>
        </w:rPr>
        <w:t>contrôles ANAPO, il est nécessaire d</w:t>
      </w:r>
      <w:r w:rsidR="00303CA2">
        <w:rPr>
          <w:lang w:val="fr-FR"/>
        </w:rPr>
        <w:t xml:space="preserve">e </w:t>
      </w:r>
      <w:r w:rsidR="00CD3358">
        <w:rPr>
          <w:lang w:val="fr-FR"/>
        </w:rPr>
        <w:t>réaliser</w:t>
      </w:r>
      <w:r w:rsidR="00303CA2">
        <w:rPr>
          <w:lang w:val="fr-FR"/>
        </w:rPr>
        <w:t xml:space="preserve"> les actions suivantes :</w:t>
      </w:r>
    </w:p>
    <w:p w:rsidR="00303CA2" w:rsidRDefault="00303CA2" w:rsidP="00303CA2">
      <w:pPr>
        <w:pStyle w:val="Paragraphedeliste"/>
        <w:numPr>
          <w:ilvl w:val="0"/>
          <w:numId w:val="45"/>
        </w:numPr>
        <w:rPr>
          <w:lang w:val="fr-FR"/>
        </w:rPr>
      </w:pPr>
      <w:r>
        <w:rPr>
          <w:lang w:val="fr-FR"/>
        </w:rPr>
        <w:t>A</w:t>
      </w:r>
      <w:r w:rsidRPr="00303CA2">
        <w:rPr>
          <w:lang w:val="fr-FR"/>
        </w:rPr>
        <w:t xml:space="preserve">ctiver les contrôles </w:t>
      </w:r>
      <w:r>
        <w:rPr>
          <w:lang w:val="fr-FR"/>
        </w:rPr>
        <w:t xml:space="preserve">ANAPO </w:t>
      </w:r>
      <w:r w:rsidRPr="00303CA2">
        <w:rPr>
          <w:lang w:val="fr-FR"/>
        </w:rPr>
        <w:t xml:space="preserve">le menu </w:t>
      </w:r>
      <w:r w:rsidRPr="00E5786C">
        <w:rPr>
          <w:rStyle w:val="Emphaseintense"/>
          <w:lang w:val="fr-FR"/>
        </w:rPr>
        <w:t>Anapo</w:t>
      </w:r>
      <w:r w:rsidRPr="00303CA2">
        <w:rPr>
          <w:lang w:val="fr-FR"/>
        </w:rPr>
        <w:t xml:space="preserve"> (cf. </w:t>
      </w:r>
      <w:r w:rsidRPr="00303CA2">
        <w:rPr>
          <w:lang w:val="fr-FR"/>
        </w:rPr>
        <w:fldChar w:fldCharType="begin"/>
      </w:r>
      <w:r w:rsidRPr="00303CA2">
        <w:rPr>
          <w:lang w:val="fr-FR"/>
        </w:rPr>
        <w:instrText xml:space="preserve"> REF _Ref447282344 \h </w:instrText>
      </w:r>
      <w:r w:rsidRPr="00303CA2">
        <w:rPr>
          <w:lang w:val="fr-FR"/>
        </w:rPr>
      </w:r>
      <w:r w:rsidRPr="00303CA2">
        <w:rPr>
          <w:lang w:val="fr-FR"/>
        </w:rPr>
        <w:fldChar w:fldCharType="separate"/>
      </w:r>
      <w:r w:rsidRPr="00303CA2">
        <w:rPr>
          <w:lang w:val="fr-FR"/>
        </w:rPr>
        <w:t xml:space="preserve">Figure </w:t>
      </w:r>
      <w:r w:rsidRPr="00303CA2">
        <w:rPr>
          <w:noProof/>
          <w:lang w:val="fr-FR"/>
        </w:rPr>
        <w:t>8</w:t>
      </w:r>
      <w:r w:rsidRPr="00303CA2">
        <w:rPr>
          <w:lang w:val="fr-FR"/>
        </w:rPr>
        <w:fldChar w:fldCharType="end"/>
      </w:r>
      <w:r w:rsidRPr="00303CA2">
        <w:rPr>
          <w:lang w:val="fr-FR"/>
        </w:rPr>
        <w:t>)</w:t>
      </w:r>
    </w:p>
    <w:p w:rsidR="00CD3358" w:rsidRDefault="006452AB" w:rsidP="00CD3358">
      <w:pPr>
        <w:pStyle w:val="Paragraphedeliste"/>
        <w:keepNext/>
        <w:ind w:left="0"/>
        <w:jc w:val="left"/>
      </w:pPr>
      <w:r>
        <w:rPr>
          <w:noProof/>
          <w:lang w:val="fr-FR" w:eastAsia="fr-FR"/>
        </w:rPr>
        <w:drawing>
          <wp:inline distT="0" distB="0" distL="0" distR="0" wp14:anchorId="02429768" wp14:editId="4FB7327E">
            <wp:extent cx="5760000" cy="3840000"/>
            <wp:effectExtent l="0" t="0" r="0" b="825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po_menu.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60000" cy="3840000"/>
                    </a:xfrm>
                    <a:prstGeom prst="rect">
                      <a:avLst/>
                    </a:prstGeom>
                  </pic:spPr>
                </pic:pic>
              </a:graphicData>
            </a:graphic>
          </wp:inline>
        </w:drawing>
      </w:r>
    </w:p>
    <w:p w:rsidR="00303CA2" w:rsidRDefault="00CD3358" w:rsidP="00CD3358">
      <w:pPr>
        <w:pStyle w:val="Lgende"/>
        <w:jc w:val="center"/>
        <w:rPr>
          <w:lang w:val="fr-FR"/>
        </w:rPr>
      </w:pPr>
      <w:r>
        <w:t xml:space="preserve">Figure </w:t>
      </w:r>
      <w:r>
        <w:fldChar w:fldCharType="begin"/>
      </w:r>
      <w:r>
        <w:instrText xml:space="preserve"> SEQ Figure \* ARABIC </w:instrText>
      </w:r>
      <w:r>
        <w:fldChar w:fldCharType="separate"/>
      </w:r>
      <w:r>
        <w:rPr>
          <w:noProof/>
        </w:rPr>
        <w:t>8</w:t>
      </w:r>
      <w:r>
        <w:fldChar w:fldCharType="end"/>
      </w:r>
    </w:p>
    <w:p w:rsidR="00355C30" w:rsidRPr="00CD3358" w:rsidRDefault="00CD3358" w:rsidP="00CD3358">
      <w:pPr>
        <w:pStyle w:val="Paragraphedeliste"/>
        <w:numPr>
          <w:ilvl w:val="0"/>
          <w:numId w:val="45"/>
        </w:numPr>
        <w:rPr>
          <w:lang w:val="fr-FR"/>
        </w:rPr>
      </w:pPr>
      <w:r>
        <w:rPr>
          <w:lang w:val="fr-FR"/>
        </w:rPr>
        <w:t xml:space="preserve">Configurer les </w:t>
      </w:r>
      <w:r w:rsidR="000A3B66" w:rsidRPr="00CD3358">
        <w:rPr>
          <w:lang w:val="fr-FR"/>
        </w:rPr>
        <w:t xml:space="preserve">classes de </w:t>
      </w:r>
      <w:r w:rsidR="00033A35" w:rsidRPr="00CD3358">
        <w:rPr>
          <w:lang w:val="fr-FR"/>
        </w:rPr>
        <w:t xml:space="preserve">distances dans le menu </w:t>
      </w:r>
      <w:r w:rsidR="00617FD1" w:rsidRPr="00A42626">
        <w:rPr>
          <w:rStyle w:val="lev"/>
        </w:rPr>
        <w:t xml:space="preserve">Anapo &gt; Saisir la valeur seuil de la classe 1 </w:t>
      </w:r>
      <w:r w:rsidR="00617FD1" w:rsidRPr="00CD3358">
        <w:rPr>
          <w:lang w:val="fr-FR"/>
        </w:rPr>
        <w:t>et</w:t>
      </w:r>
      <w:r w:rsidR="00617FD1" w:rsidRPr="00A42626">
        <w:rPr>
          <w:rStyle w:val="lev"/>
        </w:rPr>
        <w:t xml:space="preserve">  Anapo &gt; Saisir la valeur seuil de la classe 2</w:t>
      </w:r>
      <w:r w:rsidR="00355C30" w:rsidRPr="00CD3358">
        <w:rPr>
          <w:lang w:val="fr-FR"/>
        </w:rPr>
        <w:t xml:space="preserve"> (cf</w:t>
      </w:r>
      <w:r w:rsidR="00A67C82" w:rsidRPr="00CD3358">
        <w:rPr>
          <w:lang w:val="fr-FR"/>
        </w:rPr>
        <w:t>.</w:t>
      </w:r>
      <w:r w:rsidR="00355C30" w:rsidRPr="00CD3358">
        <w:rPr>
          <w:lang w:val="fr-FR"/>
        </w:rPr>
        <w:t xml:space="preserve"> </w:t>
      </w:r>
      <w:r w:rsidR="00355C30" w:rsidRPr="00CD3358">
        <w:rPr>
          <w:lang w:val="fr-FR"/>
        </w:rPr>
        <w:fldChar w:fldCharType="begin"/>
      </w:r>
      <w:r w:rsidR="00355C30" w:rsidRPr="00CD3358">
        <w:rPr>
          <w:lang w:val="fr-FR"/>
        </w:rPr>
        <w:instrText xml:space="preserve"> REF _Ref445825497 \h </w:instrText>
      </w:r>
      <w:r w:rsidR="00355C30" w:rsidRPr="00CD3358">
        <w:rPr>
          <w:lang w:val="fr-FR"/>
        </w:rPr>
      </w:r>
      <w:r w:rsidR="00355C30" w:rsidRPr="00CD3358">
        <w:rPr>
          <w:lang w:val="fr-FR"/>
        </w:rPr>
        <w:fldChar w:fldCharType="separate"/>
      </w:r>
      <w:r w:rsidR="005B7D9E" w:rsidRPr="00A42626">
        <w:rPr>
          <w:lang w:val="fr-FR"/>
        </w:rPr>
        <w:t xml:space="preserve">Figure </w:t>
      </w:r>
      <w:r w:rsidR="005B7D9E">
        <w:rPr>
          <w:noProof/>
          <w:lang w:val="fr-FR"/>
        </w:rPr>
        <w:t>9</w:t>
      </w:r>
      <w:r w:rsidR="00355C30" w:rsidRPr="00CD3358">
        <w:rPr>
          <w:lang w:val="fr-FR"/>
        </w:rPr>
        <w:fldChar w:fldCharType="end"/>
      </w:r>
      <w:r w:rsidR="00355C30" w:rsidRPr="00CD3358">
        <w:rPr>
          <w:lang w:val="fr-FR"/>
        </w:rPr>
        <w:t>)</w:t>
      </w:r>
      <w:r w:rsidR="00056251" w:rsidRPr="00CD3358">
        <w:rPr>
          <w:lang w:val="fr-FR"/>
        </w:rPr>
        <w:t>.</w:t>
      </w:r>
    </w:p>
    <w:p w:rsidR="00355C30" w:rsidRPr="00A42626" w:rsidRDefault="00355C30" w:rsidP="00355C30">
      <w:pPr>
        <w:keepNext/>
        <w:jc w:val="center"/>
        <w:rPr>
          <w:lang w:val="fr-FR"/>
        </w:rPr>
      </w:pPr>
      <w:r w:rsidRPr="00A42626">
        <w:rPr>
          <w:noProof/>
          <w:lang w:val="fr-FR" w:eastAsia="fr-FR"/>
        </w:rPr>
        <w:lastRenderedPageBreak/>
        <w:drawing>
          <wp:inline distT="0" distB="0" distL="0" distR="0" wp14:anchorId="159B3338" wp14:editId="7E089FF1">
            <wp:extent cx="5753673" cy="3600000"/>
            <wp:effectExtent l="0" t="0" r="0" b="63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anapo_threshold_class.png"/>
                    <pic:cNvPicPr/>
                  </pic:nvPicPr>
                  <pic:blipFill>
                    <a:blip r:embed="rId52">
                      <a:extLst>
                        <a:ext uri="{28A0092B-C50C-407E-A947-70E740481C1C}">
                          <a14:useLocalDpi xmlns:a14="http://schemas.microsoft.com/office/drawing/2010/main" val="0"/>
                        </a:ext>
                      </a:extLst>
                    </a:blip>
                    <a:stretch>
                      <a:fillRect/>
                    </a:stretch>
                  </pic:blipFill>
                  <pic:spPr>
                    <a:xfrm>
                      <a:off x="0" y="0"/>
                      <a:ext cx="5753673" cy="3600000"/>
                    </a:xfrm>
                    <a:prstGeom prst="rect">
                      <a:avLst/>
                    </a:prstGeom>
                  </pic:spPr>
                </pic:pic>
              </a:graphicData>
            </a:graphic>
          </wp:inline>
        </w:drawing>
      </w:r>
    </w:p>
    <w:p w:rsidR="00403906" w:rsidRPr="00A42626" w:rsidRDefault="00355C30" w:rsidP="00355C30">
      <w:pPr>
        <w:pStyle w:val="Lgende"/>
        <w:jc w:val="center"/>
        <w:rPr>
          <w:lang w:val="fr-FR"/>
        </w:rPr>
      </w:pPr>
      <w:bookmarkStart w:id="82" w:name="_Ref445825497"/>
      <w:r w:rsidRPr="00A42626">
        <w:rPr>
          <w:lang w:val="fr-FR"/>
        </w:rPr>
        <w:t xml:space="preserve">Figure </w:t>
      </w:r>
      <w:r w:rsidRPr="00A42626">
        <w:rPr>
          <w:lang w:val="fr-FR"/>
        </w:rPr>
        <w:fldChar w:fldCharType="begin"/>
      </w:r>
      <w:r w:rsidRPr="00A42626">
        <w:rPr>
          <w:lang w:val="fr-FR"/>
        </w:rPr>
        <w:instrText xml:space="preserve"> SEQ Figure \* ARABIC </w:instrText>
      </w:r>
      <w:r w:rsidRPr="00A42626">
        <w:rPr>
          <w:lang w:val="fr-FR"/>
        </w:rPr>
        <w:fldChar w:fldCharType="separate"/>
      </w:r>
      <w:r w:rsidR="00A32D75">
        <w:rPr>
          <w:noProof/>
          <w:lang w:val="fr-FR"/>
        </w:rPr>
        <w:t>9</w:t>
      </w:r>
      <w:r w:rsidRPr="00A42626">
        <w:rPr>
          <w:lang w:val="fr-FR"/>
        </w:rPr>
        <w:fldChar w:fldCharType="end"/>
      </w:r>
      <w:bookmarkEnd w:id="82"/>
    </w:p>
    <w:p w:rsidR="00617FD1" w:rsidRPr="00A42626" w:rsidRDefault="00403906" w:rsidP="00617FD1">
      <w:pPr>
        <w:rPr>
          <w:lang w:val="fr-FR"/>
        </w:rPr>
      </w:pPr>
      <w:r w:rsidRPr="00A42626">
        <w:rPr>
          <w:lang w:val="fr-FR"/>
        </w:rPr>
        <w:t>En cas d’erreur, nous proposons une liste de positions, s’il en existe, pouvant corriger la position erronée.</w:t>
      </w:r>
      <w:r w:rsidR="00355C30" w:rsidRPr="00A42626">
        <w:rPr>
          <w:lang w:val="fr-FR"/>
        </w:rPr>
        <w:t xml:space="preserve"> </w:t>
      </w:r>
      <w:r w:rsidR="007C73A2" w:rsidRPr="00A42626">
        <w:rPr>
          <w:lang w:val="fr-FR"/>
        </w:rPr>
        <w:t xml:space="preserve">Il est nécessaire dans la mesure du possible de consulter le capitaine et de consulter le journal de passerelle. </w:t>
      </w:r>
      <w:r w:rsidR="00355C30" w:rsidRPr="00A42626">
        <w:rPr>
          <w:lang w:val="fr-FR"/>
        </w:rPr>
        <w:t xml:space="preserve">Les sorties d’erreurs sont présentées à l’aide d’une feuille </w:t>
      </w:r>
      <w:r w:rsidR="007B7BC0" w:rsidRPr="00A42626">
        <w:rPr>
          <w:lang w:val="fr-FR"/>
        </w:rPr>
        <w:t>Excel</w:t>
      </w:r>
      <w:r w:rsidR="00355C30" w:rsidRPr="00A42626">
        <w:rPr>
          <w:lang w:val="fr-FR"/>
        </w:rPr>
        <w:t xml:space="preserve"> (</w:t>
      </w:r>
      <w:r w:rsidR="007B7BC0" w:rsidRPr="00A42626">
        <w:rPr>
          <w:lang w:val="fr-FR"/>
        </w:rPr>
        <w:t>cf.</w:t>
      </w:r>
      <w:r w:rsidR="00355C30" w:rsidRPr="00A42626">
        <w:rPr>
          <w:lang w:val="fr-FR"/>
        </w:rPr>
        <w:t xml:space="preserve"> </w:t>
      </w:r>
      <w:r w:rsidR="00BD557A" w:rsidRPr="00A42626">
        <w:rPr>
          <w:lang w:val="fr-FR"/>
        </w:rPr>
        <w:fldChar w:fldCharType="begin"/>
      </w:r>
      <w:r w:rsidR="00BD557A" w:rsidRPr="00A42626">
        <w:rPr>
          <w:lang w:val="fr-FR"/>
        </w:rPr>
        <w:instrText xml:space="preserve"> REF _Ref445828624 \h </w:instrText>
      </w:r>
      <w:r w:rsidR="00BD557A" w:rsidRPr="00A42626">
        <w:rPr>
          <w:lang w:val="fr-FR"/>
        </w:rPr>
      </w:r>
      <w:r w:rsidR="00BD557A" w:rsidRPr="00A42626">
        <w:rPr>
          <w:lang w:val="fr-FR"/>
        </w:rPr>
        <w:fldChar w:fldCharType="separate"/>
      </w:r>
      <w:r w:rsidR="00A32D75" w:rsidRPr="00A42626">
        <w:rPr>
          <w:lang w:val="fr-FR"/>
        </w:rPr>
        <w:t xml:space="preserve">Figure </w:t>
      </w:r>
      <w:r w:rsidR="00A32D75">
        <w:rPr>
          <w:noProof/>
          <w:lang w:val="fr-FR"/>
        </w:rPr>
        <w:t>10</w:t>
      </w:r>
      <w:r w:rsidR="00BD557A" w:rsidRPr="00A42626">
        <w:rPr>
          <w:lang w:val="fr-FR"/>
        </w:rPr>
        <w:fldChar w:fldCharType="end"/>
      </w:r>
      <w:r w:rsidR="00355C30" w:rsidRPr="00A42626">
        <w:rPr>
          <w:lang w:val="fr-FR"/>
        </w:rPr>
        <w:t>)</w:t>
      </w:r>
      <w:r w:rsidR="00BD557A" w:rsidRPr="00A42626">
        <w:rPr>
          <w:lang w:val="fr-FR"/>
        </w:rPr>
        <w:t>.</w:t>
      </w:r>
    </w:p>
    <w:p w:rsidR="00BD557A" w:rsidRPr="00A42626" w:rsidRDefault="00BD557A" w:rsidP="00BD557A">
      <w:pPr>
        <w:keepNext/>
        <w:jc w:val="center"/>
        <w:rPr>
          <w:lang w:val="fr-FR"/>
        </w:rPr>
      </w:pPr>
      <w:r w:rsidRPr="00A42626">
        <w:rPr>
          <w:noProof/>
          <w:lang w:val="fr-FR" w:eastAsia="fr-FR"/>
        </w:rPr>
        <w:lastRenderedPageBreak/>
        <w:drawing>
          <wp:inline distT="0" distB="0" distL="0" distR="0" wp14:anchorId="2BECCE06" wp14:editId="36A87E31">
            <wp:extent cx="5756745" cy="5693134"/>
            <wp:effectExtent l="0" t="0" r="0" b="317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anapo_results_file.png"/>
                    <pic:cNvPicPr/>
                  </pic:nvPicPr>
                  <pic:blipFill rotWithShape="1">
                    <a:blip r:embed="rId53" cstate="print">
                      <a:extLst>
                        <a:ext uri="{28A0092B-C50C-407E-A947-70E740481C1C}">
                          <a14:useLocalDpi xmlns:a14="http://schemas.microsoft.com/office/drawing/2010/main" val="0"/>
                        </a:ext>
                      </a:extLst>
                    </a:blip>
                    <a:srcRect r="39272" b="892"/>
                    <a:stretch/>
                  </pic:blipFill>
                  <pic:spPr bwMode="auto">
                    <a:xfrm>
                      <a:off x="0" y="0"/>
                      <a:ext cx="5760000" cy="5696353"/>
                    </a:xfrm>
                    <a:prstGeom prst="rect">
                      <a:avLst/>
                    </a:prstGeom>
                    <a:ln>
                      <a:noFill/>
                    </a:ln>
                    <a:extLst>
                      <a:ext uri="{53640926-AAD7-44D8-BBD7-CCE9431645EC}">
                        <a14:shadowObscured xmlns:a14="http://schemas.microsoft.com/office/drawing/2010/main"/>
                      </a:ext>
                    </a:extLst>
                  </pic:spPr>
                </pic:pic>
              </a:graphicData>
            </a:graphic>
          </wp:inline>
        </w:drawing>
      </w:r>
    </w:p>
    <w:p w:rsidR="00BD557A" w:rsidRPr="00A42626" w:rsidRDefault="00BD557A" w:rsidP="00BD557A">
      <w:pPr>
        <w:pStyle w:val="Lgende"/>
        <w:jc w:val="center"/>
        <w:rPr>
          <w:lang w:val="fr-FR"/>
        </w:rPr>
      </w:pPr>
      <w:bookmarkStart w:id="83" w:name="_Ref445828624"/>
      <w:r w:rsidRPr="00A42626">
        <w:rPr>
          <w:lang w:val="fr-FR"/>
        </w:rPr>
        <w:t xml:space="preserve">Figure </w:t>
      </w:r>
      <w:r w:rsidRPr="00A42626">
        <w:rPr>
          <w:lang w:val="fr-FR"/>
        </w:rPr>
        <w:fldChar w:fldCharType="begin"/>
      </w:r>
      <w:r w:rsidRPr="00A42626">
        <w:rPr>
          <w:lang w:val="fr-FR"/>
        </w:rPr>
        <w:instrText xml:space="preserve"> SEQ Figure \* ARABIC </w:instrText>
      </w:r>
      <w:r w:rsidRPr="00A42626">
        <w:rPr>
          <w:lang w:val="fr-FR"/>
        </w:rPr>
        <w:fldChar w:fldCharType="separate"/>
      </w:r>
      <w:r w:rsidR="00A32D75">
        <w:rPr>
          <w:noProof/>
          <w:lang w:val="fr-FR"/>
        </w:rPr>
        <w:t>10</w:t>
      </w:r>
      <w:r w:rsidRPr="00A42626">
        <w:rPr>
          <w:lang w:val="fr-FR"/>
        </w:rPr>
        <w:fldChar w:fldCharType="end"/>
      </w:r>
      <w:bookmarkEnd w:id="83"/>
    </w:p>
    <w:p w:rsidR="001636A6" w:rsidRPr="00A42626" w:rsidRDefault="001636A6" w:rsidP="003874D9">
      <w:pPr>
        <w:rPr>
          <w:lang w:val="fr-FR"/>
        </w:rPr>
      </w:pPr>
    </w:p>
    <w:p w:rsidR="001636A6" w:rsidRPr="00A42626" w:rsidRDefault="001636A6" w:rsidP="003874D9">
      <w:pPr>
        <w:rPr>
          <w:lang w:val="fr-FR"/>
        </w:rPr>
      </w:pPr>
    </w:p>
    <w:p w:rsidR="005759E7" w:rsidRPr="00A42626" w:rsidRDefault="005759E7" w:rsidP="003874D9">
      <w:pPr>
        <w:rPr>
          <w:lang w:val="fr-FR"/>
        </w:rPr>
      </w:pPr>
      <w:r w:rsidRPr="00A42626">
        <w:rPr>
          <w:lang w:val="fr-FR"/>
        </w:rPr>
        <w:br w:type="page"/>
      </w:r>
    </w:p>
    <w:p w:rsidR="003874D9" w:rsidRPr="00A42626" w:rsidRDefault="003874D9">
      <w:pPr>
        <w:spacing w:after="200" w:line="276" w:lineRule="auto"/>
        <w:rPr>
          <w:rFonts w:eastAsiaTheme="majorEastAsia" w:cstheme="majorBidi"/>
          <w:caps/>
          <w:color w:val="775F55" w:themeColor="text2"/>
          <w:sz w:val="32"/>
          <w:szCs w:val="32"/>
          <w:lang w:val="fr-FR"/>
        </w:rPr>
      </w:pPr>
    </w:p>
    <w:p w:rsidR="000A41AC" w:rsidRPr="00A42626" w:rsidRDefault="000A41AC" w:rsidP="000A41AC">
      <w:pPr>
        <w:pStyle w:val="Titre1"/>
        <w:rPr>
          <w:lang w:val="fr-FR"/>
        </w:rPr>
      </w:pPr>
      <w:bookmarkStart w:id="84" w:name="_Toc445880898"/>
      <w:r w:rsidRPr="00A42626">
        <w:rPr>
          <w:lang w:val="fr-FR"/>
        </w:rPr>
        <w:t>Remerciements</w:t>
      </w:r>
      <w:bookmarkEnd w:id="84"/>
    </w:p>
    <w:p w:rsidR="000A41AC" w:rsidRPr="00A42626" w:rsidRDefault="000A41AC" w:rsidP="007B7BC0">
      <w:pPr>
        <w:rPr>
          <w:lang w:val="fr-FR"/>
        </w:rPr>
      </w:pPr>
      <w:r w:rsidRPr="00A42626">
        <w:rPr>
          <w:lang w:val="fr-FR"/>
        </w:rPr>
        <w:t>Jean-Jacques Lechauve et Laurent Floc’h pour le développement des versions précédentes.</w:t>
      </w:r>
    </w:p>
    <w:p w:rsidR="000A41AC" w:rsidRPr="00A42626" w:rsidRDefault="000A41AC" w:rsidP="007B7BC0">
      <w:pPr>
        <w:rPr>
          <w:lang w:val="fr-FR"/>
        </w:rPr>
      </w:pPr>
      <w:r w:rsidRPr="00A42626">
        <w:rPr>
          <w:lang w:val="fr-FR"/>
        </w:rPr>
        <w:t>Pascal Cauquil, Jean-Jacques Lechauve pour le développement de la base AVDTH.</w:t>
      </w:r>
    </w:p>
    <w:p w:rsidR="000A41AC" w:rsidRPr="00A42626" w:rsidRDefault="000A41AC" w:rsidP="007B7BC0">
      <w:pPr>
        <w:rPr>
          <w:lang w:val="fr-FR"/>
        </w:rPr>
      </w:pPr>
      <w:r w:rsidRPr="00A42626">
        <w:rPr>
          <w:lang w:val="fr-FR"/>
        </w:rPr>
        <w:t>Pierre Chavance, Emmanuel Chassot, Patrice Dewals et Alain Damiano pour les informations métiers et scientifiques.</w:t>
      </w:r>
    </w:p>
    <w:p w:rsidR="000A41AC" w:rsidRPr="00A42626" w:rsidRDefault="000A41AC" w:rsidP="007B7BC0">
      <w:pPr>
        <w:rPr>
          <w:lang w:val="fr-FR"/>
        </w:rPr>
      </w:pPr>
      <w:r w:rsidRPr="00A42626">
        <w:rPr>
          <w:lang w:val="fr-FR"/>
        </w:rPr>
        <w:t xml:space="preserve">Pierre Lopez pour la </w:t>
      </w:r>
      <w:r w:rsidR="007B7BC0" w:rsidRPr="00A42626">
        <w:rPr>
          <w:lang w:val="fr-FR"/>
        </w:rPr>
        <w:t>réalisation</w:t>
      </w:r>
      <w:r w:rsidRPr="00A42626">
        <w:rPr>
          <w:lang w:val="fr-FR"/>
        </w:rPr>
        <w:t xml:space="preserve"> du logo de la page de garde.</w:t>
      </w:r>
    </w:p>
    <w:p w:rsidR="008207B1" w:rsidRPr="00A42626" w:rsidRDefault="008207B1" w:rsidP="00677980">
      <w:pPr>
        <w:rPr>
          <w:lang w:val="fr-FR"/>
        </w:rPr>
      </w:pPr>
    </w:p>
    <w:sectPr w:rsidR="008207B1" w:rsidRPr="00A42626" w:rsidSect="00DE6139">
      <w:type w:val="oddPage"/>
      <w:pgSz w:w="11907" w:h="16839" w:code="9"/>
      <w:pgMar w:top="1134" w:right="1134" w:bottom="1134" w:left="1134" w:header="709" w:footer="709"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5" w:author="Damiano" w:date="2016-03-31T11:50:00Z" w:initials="AD">
    <w:p w:rsidR="009E28B3" w:rsidRPr="009E28B3" w:rsidRDefault="009E28B3">
      <w:pPr>
        <w:pStyle w:val="Commentaire"/>
        <w:rPr>
          <w:lang w:val="fr-FR"/>
        </w:rPr>
      </w:pPr>
      <w:r>
        <w:rPr>
          <w:rStyle w:val="Marquedecommentaire"/>
        </w:rPr>
        <w:annotationRef/>
      </w:r>
      <w:r w:rsidRPr="009E28B3">
        <w:rPr>
          <w:lang w:val="fr-FR"/>
        </w:rPr>
        <w:t>Je ne comprends pas quelles erreurs sont possible</w:t>
      </w:r>
      <w:r>
        <w:rPr>
          <w:lang w:val="fr-FR"/>
        </w:rPr>
        <w:t>s</w:t>
      </w:r>
      <w:r w:rsidRPr="009E28B3">
        <w:rPr>
          <w:lang w:val="fr-FR"/>
        </w:rPr>
        <w:t xml:space="preserve">. </w:t>
      </w:r>
      <w:r>
        <w:rPr>
          <w:lang w:val="fr-FR"/>
        </w:rPr>
        <w:t>Quels sont les tests ? si ?LD1 on suggère que la mesure d’une espèce a été faite en LF alors qu’il est convenu de mesurer en LD1</w:t>
      </w:r>
      <w:r w:rsidR="001B2D03">
        <w:rPr>
          <w:lang w:val="fr-FR"/>
        </w:rPr>
        <w:t> ?</w:t>
      </w:r>
    </w:p>
  </w:comment>
  <w:comment w:id="76" w:author="Damiano" w:date="2016-03-31T11:55:00Z" w:initials="AD">
    <w:p w:rsidR="001B2D03" w:rsidRPr="001B2D03" w:rsidRDefault="001B2D03">
      <w:pPr>
        <w:pStyle w:val="Commentaire"/>
        <w:rPr>
          <w:lang w:val="fr-FR"/>
        </w:rPr>
      </w:pPr>
      <w:r>
        <w:rPr>
          <w:rStyle w:val="Marquedecommentaire"/>
        </w:rPr>
        <w:annotationRef/>
      </w:r>
      <w:r w:rsidRPr="001B2D03">
        <w:rPr>
          <w:lang w:val="fr-FR"/>
        </w:rPr>
        <w:t>Idem. Quells sont les tests ?</w:t>
      </w:r>
    </w:p>
  </w:comment>
  <w:comment w:id="77" w:author="Damiano" w:date="2016-03-31T12:18:00Z" w:initials="AD">
    <w:p w:rsidR="00E74908" w:rsidRPr="00E74908" w:rsidRDefault="00E74908">
      <w:pPr>
        <w:pStyle w:val="Commentaire"/>
        <w:rPr>
          <w:lang w:val="fr-FR"/>
        </w:rPr>
      </w:pPr>
      <w:r>
        <w:rPr>
          <w:rStyle w:val="Marquedecommentaire"/>
        </w:rPr>
        <w:annotationRef/>
      </w:r>
      <w:r w:rsidRPr="00E74908">
        <w:rPr>
          <w:lang w:val="fr-FR"/>
        </w:rPr>
        <w:t>Ce test est bien utile et m’a permis de trouver des échantillons qui ne pointaient pas sur la bonne cuve (dé</w:t>
      </w:r>
      <w:r>
        <w:rPr>
          <w:lang w:val="fr-FR"/>
        </w:rPr>
        <w:t>c</w:t>
      </w:r>
      <w:r w:rsidRPr="00E74908">
        <w:rPr>
          <w:lang w:val="fr-FR"/>
        </w:rPr>
        <w:t>alage de n°)</w:t>
      </w:r>
      <w:r>
        <w:rPr>
          <w:lang w:val="fr-FR"/>
        </w:rPr>
        <w:t xml:space="preserve">. Il y a juste un petit pb c’est qu’on peut saisir dans les cuves +10, -10 mais aussi 9 inconnu et il faut faire coller avec le +10-10 de l’échantillon…(il faut alors se reporter à la déclaration du coup de pêche mais c’est pas un pb) </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A78E7" w:rsidRDefault="00BA78E7">
      <w:pPr>
        <w:spacing w:after="0" w:line="240" w:lineRule="auto"/>
      </w:pPr>
      <w:r>
        <w:separator/>
      </w:r>
    </w:p>
  </w:endnote>
  <w:endnote w:type="continuationSeparator" w:id="0">
    <w:p w:rsidR="00BA78E7" w:rsidRDefault="00BA78E7">
      <w:pPr>
        <w:spacing w:after="0" w:line="240" w:lineRule="auto"/>
      </w:pPr>
      <w:r>
        <w:continuationSeparator/>
      </w:r>
    </w:p>
  </w:endnote>
  <w:endnote w:type="continuationNotice" w:id="1">
    <w:p w:rsidR="00BA78E7" w:rsidRDefault="00BA78E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w Cen MT">
    <w:altName w:val="Times New Roman"/>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Gill Sans MT">
    <w:altName w:val="Segoe UI"/>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77AA" w:rsidRDefault="00FB77AA">
    <w:pPr>
      <w:pStyle w:val="Pieddepage"/>
    </w:pPr>
  </w:p>
  <w:p w:rsidR="00FB77AA" w:rsidRDefault="00FB77AA">
    <w:pPr>
      <w:pStyle w:val="Pieddepagepaire"/>
    </w:pPr>
    <w:r>
      <w:t xml:space="preserve">Page </w:t>
    </w:r>
    <w:r>
      <w:fldChar w:fldCharType="begin"/>
    </w:r>
    <w:r>
      <w:instrText xml:space="preserve"> PAGE   \* MERGEFORMAT </w:instrText>
    </w:r>
    <w:r>
      <w:fldChar w:fldCharType="separate"/>
    </w:r>
    <w:r>
      <w:rPr>
        <w:noProof/>
        <w:sz w:val="24"/>
        <w:szCs w:val="24"/>
      </w:rPr>
      <w:t>2</w:t>
    </w:r>
    <w:r>
      <w:rPr>
        <w:noProof/>
        <w:sz w:val="24"/>
        <w:szCs w:val="24"/>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77AA" w:rsidRDefault="00FB77AA">
    <w:pPr>
      <w:pStyle w:val="Pieddepage"/>
    </w:pPr>
  </w:p>
  <w:p w:rsidR="00FB77AA" w:rsidRDefault="00FB77AA">
    <w:pPr>
      <w:pStyle w:val="Pieddepageimpaire"/>
    </w:pPr>
    <w:r>
      <w:t xml:space="preserve">Page </w:t>
    </w:r>
    <w:r>
      <w:fldChar w:fldCharType="begin"/>
    </w:r>
    <w:r>
      <w:instrText xml:space="preserve"> PAGE   \* MERGEFORMAT </w:instrText>
    </w:r>
    <w:r>
      <w:fldChar w:fldCharType="separate"/>
    </w:r>
    <w:r w:rsidR="00A734D5" w:rsidRPr="00A734D5">
      <w:rPr>
        <w:noProof/>
        <w:sz w:val="24"/>
        <w:szCs w:val="24"/>
      </w:rPr>
      <w:t>8</w:t>
    </w:r>
    <w:r>
      <w:rPr>
        <w:noProof/>
        <w:sz w:val="24"/>
        <w:szCs w:val="24"/>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6139" w:rsidRDefault="00DE6139">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A78E7" w:rsidRDefault="00BA78E7">
      <w:pPr>
        <w:spacing w:after="0" w:line="240" w:lineRule="auto"/>
      </w:pPr>
      <w:r>
        <w:separator/>
      </w:r>
    </w:p>
  </w:footnote>
  <w:footnote w:type="continuationSeparator" w:id="0">
    <w:p w:rsidR="00BA78E7" w:rsidRDefault="00BA78E7">
      <w:pPr>
        <w:spacing w:after="0" w:line="240" w:lineRule="auto"/>
      </w:pPr>
      <w:r>
        <w:continuationSeparator/>
      </w:r>
    </w:p>
  </w:footnote>
  <w:footnote w:type="continuationNotice" w:id="1">
    <w:p w:rsidR="00BA78E7" w:rsidRDefault="00BA78E7">
      <w:pPr>
        <w:spacing w:after="0" w:line="240" w:lineRule="auto"/>
      </w:pPr>
    </w:p>
  </w:footnote>
  <w:footnote w:id="2">
    <w:p w:rsidR="00FB77AA" w:rsidRPr="00123F20" w:rsidRDefault="00FB77AA" w:rsidP="00123F20">
      <w:pPr>
        <w:pStyle w:val="Notedebasdepage"/>
        <w:rPr>
          <w:lang w:val="fr-FR"/>
        </w:rPr>
      </w:pPr>
      <w:r>
        <w:rPr>
          <w:rStyle w:val="Appelnotedebasdep"/>
        </w:rPr>
        <w:footnoteRef/>
      </w:r>
      <w:r w:rsidRPr="00123F20">
        <w:rPr>
          <w:lang w:val="fr-FR"/>
        </w:rPr>
        <w:t xml:space="preserve"> Par défaut, le fichier devrait être à l’adresse suivante </w:t>
      </w:r>
      <w:r>
        <w:rPr>
          <w:rStyle w:val="lev"/>
        </w:rPr>
        <w:t>C:\Obs_Thonier\AKaDo2\akado.bat</w:t>
      </w:r>
      <w:r w:rsidRPr="00123F20">
        <w:rPr>
          <w:lang w:val="fr-FR"/>
        </w:rPr>
        <w:t xml:space="preserve"> sur Windows et dans </w:t>
      </w:r>
      <w:r w:rsidR="00A734D5">
        <w:rPr>
          <w:rStyle w:val="lev"/>
        </w:rPr>
        <w:t>/opt</w:t>
      </w:r>
      <w:bookmarkStart w:id="46" w:name="_GoBack"/>
      <w:bookmarkEnd w:id="46"/>
      <w:r w:rsidR="00A734D5">
        <w:rPr>
          <w:rStyle w:val="lev"/>
        </w:rPr>
        <w:t xml:space="preserve"> </w:t>
      </w:r>
      <w:r>
        <w:rPr>
          <w:rStyle w:val="lev"/>
        </w:rPr>
        <w:t>/AKaDo2/akado.sh</w:t>
      </w:r>
      <w:r w:rsidRPr="00123F20">
        <w:rPr>
          <w:lang w:val="fr-FR"/>
        </w:rPr>
        <w:t xml:space="preserve"> sur UNIX/LINUX.</w:t>
      </w:r>
    </w:p>
  </w:footnote>
  <w:footnote w:id="3">
    <w:p w:rsidR="00FB77AA" w:rsidRPr="00123F20" w:rsidRDefault="00FB77AA" w:rsidP="00123F20">
      <w:pPr>
        <w:pStyle w:val="Notedebasdepage"/>
        <w:rPr>
          <w:lang w:val="fr-FR"/>
        </w:rPr>
      </w:pPr>
      <w:r>
        <w:rPr>
          <w:rStyle w:val="Appelnotedebasdep"/>
        </w:rPr>
        <w:footnoteRef/>
      </w:r>
      <w:r>
        <w:rPr>
          <w:rStyle w:val="Appelnotedebasdep"/>
          <w:lang w:val="fr-FR"/>
        </w:rPr>
        <w:t xml:space="preserve"> </w:t>
      </w:r>
      <w:r w:rsidRPr="00123F20">
        <w:rPr>
          <w:lang w:val="fr-FR"/>
        </w:rPr>
        <w:t>Le message peut être de trois types: INFO, WARNING et ERROR.</w:t>
      </w:r>
    </w:p>
  </w:footnote>
  <w:footnote w:id="4">
    <w:p w:rsidR="00FB77AA" w:rsidRPr="00123F20" w:rsidRDefault="00FB77AA" w:rsidP="00123F20">
      <w:pPr>
        <w:pStyle w:val="Notedebasdepage"/>
        <w:rPr>
          <w:lang w:val="fr-FR"/>
        </w:rPr>
      </w:pPr>
      <w:r>
        <w:rPr>
          <w:rStyle w:val="Appelnotedebasdep"/>
        </w:rPr>
        <w:footnoteRef/>
      </w:r>
      <w:r w:rsidRPr="00123F20">
        <w:rPr>
          <w:lang w:val="fr-FR"/>
        </w:rPr>
        <w:t xml:space="preserve"> </w:t>
      </w:r>
      <w:r w:rsidRPr="00123F20">
        <w:rPr>
          <w:b/>
          <w:lang w:val="fr-FR"/>
        </w:rPr>
        <w:t>LibreOffice</w:t>
      </w:r>
      <w:r w:rsidRPr="00123F20">
        <w:rPr>
          <w:lang w:val="fr-FR"/>
        </w:rPr>
        <w:t xml:space="preserve"> est </w:t>
      </w:r>
      <w:r w:rsidR="009F55D1">
        <w:rPr>
          <w:lang w:val="fr-FR"/>
        </w:rPr>
        <w:t xml:space="preserve">un </w:t>
      </w:r>
      <w:r w:rsidRPr="00123F20">
        <w:rPr>
          <w:lang w:val="fr-FR"/>
        </w:rPr>
        <w:t xml:space="preserve">logiciel libre et open source; il est téléchargeable ici : </w:t>
      </w:r>
      <w:hyperlink r:id="rId1">
        <w:r w:rsidRPr="00123F20">
          <w:rPr>
            <w:rStyle w:val="LienInternet"/>
            <w:webHidden/>
            <w:lang w:val="fr-FR"/>
          </w:rPr>
          <w:t>https://www.libreoffice.org/</w:t>
        </w:r>
      </w:hyperlink>
      <w:r w:rsidRPr="00123F20">
        <w:rPr>
          <w:lang w:val="fr-FR"/>
        </w:rPr>
        <w:t xml:space="preserve"> .</w:t>
      </w:r>
    </w:p>
  </w:footnote>
  <w:footnote w:id="5">
    <w:p w:rsidR="00FB77AA" w:rsidRPr="0061104A" w:rsidRDefault="00FB77AA">
      <w:pPr>
        <w:pStyle w:val="Notedebasdepage"/>
        <w:rPr>
          <w:lang w:val="fr-FR"/>
        </w:rPr>
      </w:pPr>
      <w:r>
        <w:rPr>
          <w:rStyle w:val="Appelnotedebasdep"/>
        </w:rPr>
        <w:footnoteRef/>
      </w:r>
      <w:r w:rsidRPr="0061104A">
        <w:rPr>
          <w:lang w:val="fr-FR"/>
        </w:rPr>
        <w:t xml:space="preserve"> </w:t>
      </w:r>
      <w:r>
        <w:rPr>
          <w:lang w:val="fr-FR"/>
        </w:rPr>
        <w:t>Noter que nous avons masqué certaines colonnes du fichier de sortie pour une meilleure lisibilité.</w:t>
      </w:r>
    </w:p>
  </w:footnote>
  <w:footnote w:id="6">
    <w:p w:rsidR="00FB77AA" w:rsidRPr="00E2139E" w:rsidRDefault="00FB77AA">
      <w:pPr>
        <w:pStyle w:val="Notedebasdepage"/>
        <w:rPr>
          <w:lang w:val="fr-FR"/>
        </w:rPr>
      </w:pPr>
      <w:r>
        <w:rPr>
          <w:rStyle w:val="Appelnotedebasdep"/>
        </w:rPr>
        <w:footnoteRef/>
      </w:r>
      <w:r w:rsidRPr="00E2139E">
        <w:rPr>
          <w:lang w:val="fr-FR"/>
        </w:rPr>
        <w:t xml:space="preserve"> </w:t>
      </w:r>
      <w:r>
        <w:rPr>
          <w:lang w:val="fr-FR"/>
        </w:rPr>
        <w:t>Noter que nous avons masqué certaines colonnes du fichier de sortie pour une meilleure lisibilité.</w:t>
      </w:r>
    </w:p>
  </w:footnote>
  <w:footnote w:id="7">
    <w:p w:rsidR="00CE0BEA" w:rsidRPr="00E2139E" w:rsidRDefault="00CE0BEA" w:rsidP="00CE0BEA">
      <w:pPr>
        <w:pStyle w:val="Notedebasdepage"/>
        <w:rPr>
          <w:lang w:val="fr-FR"/>
        </w:rPr>
      </w:pPr>
      <w:r>
        <w:rPr>
          <w:rStyle w:val="Appelnotedebasdep"/>
        </w:rPr>
        <w:footnoteRef/>
      </w:r>
      <w:r w:rsidRPr="00E2139E">
        <w:rPr>
          <w:lang w:val="fr-FR"/>
        </w:rPr>
        <w:t xml:space="preserve"> </w:t>
      </w:r>
      <w:r>
        <w:rPr>
          <w:lang w:val="fr-FR"/>
        </w:rPr>
        <w:t>Noter que nous avons masqué certaines colonnes du fichier de sortie pour une meilleure lisibilité.</w:t>
      </w:r>
    </w:p>
  </w:footnote>
  <w:footnote w:id="8">
    <w:p w:rsidR="008570E5" w:rsidRPr="00E2139E" w:rsidRDefault="008570E5" w:rsidP="008570E5">
      <w:pPr>
        <w:pStyle w:val="Notedebasdepage"/>
        <w:rPr>
          <w:lang w:val="fr-FR"/>
        </w:rPr>
      </w:pPr>
      <w:r>
        <w:rPr>
          <w:rStyle w:val="Appelnotedebasdep"/>
        </w:rPr>
        <w:footnoteRef/>
      </w:r>
      <w:r w:rsidRPr="00E2139E">
        <w:rPr>
          <w:lang w:val="fr-FR"/>
        </w:rPr>
        <w:t xml:space="preserve"> </w:t>
      </w:r>
      <w:r>
        <w:rPr>
          <w:lang w:val="fr-FR"/>
        </w:rPr>
        <w:t>Noter que nous avons masqué certaines colonnes du fichier de sortie pour une meilleure lisibilité.</w:t>
      </w:r>
    </w:p>
  </w:footnote>
  <w:footnote w:id="9">
    <w:p w:rsidR="00BE349B" w:rsidRPr="00E2139E" w:rsidRDefault="00BE349B" w:rsidP="00BE349B">
      <w:pPr>
        <w:pStyle w:val="Notedebasdepage"/>
        <w:rPr>
          <w:lang w:val="fr-FR"/>
        </w:rPr>
      </w:pPr>
      <w:r>
        <w:rPr>
          <w:rStyle w:val="Appelnotedebasdep"/>
        </w:rPr>
        <w:footnoteRef/>
      </w:r>
      <w:r w:rsidRPr="00E2139E">
        <w:rPr>
          <w:lang w:val="fr-FR"/>
        </w:rPr>
        <w:t xml:space="preserve"> </w:t>
      </w:r>
      <w:r>
        <w:rPr>
          <w:lang w:val="fr-FR"/>
        </w:rPr>
        <w:t>Noter que nous avons masqué certaines colonnes du fichier de sortie pour une meilleure lisibilité.</w:t>
      </w:r>
    </w:p>
  </w:footnote>
  <w:footnote w:id="10">
    <w:p w:rsidR="004378AB" w:rsidRPr="00E2139E" w:rsidRDefault="004378AB" w:rsidP="004378AB">
      <w:pPr>
        <w:pStyle w:val="Notedebasdepage"/>
        <w:rPr>
          <w:lang w:val="fr-FR"/>
        </w:rPr>
      </w:pPr>
      <w:r>
        <w:rPr>
          <w:rStyle w:val="Appelnotedebasdep"/>
        </w:rPr>
        <w:footnoteRef/>
      </w:r>
      <w:r w:rsidRPr="00E2139E">
        <w:rPr>
          <w:lang w:val="fr-FR"/>
        </w:rPr>
        <w:t xml:space="preserve"> </w:t>
      </w:r>
      <w:r>
        <w:rPr>
          <w:lang w:val="fr-FR"/>
        </w:rPr>
        <w:t>Noter que nous avons masqué certaines ligne</w:t>
      </w:r>
      <w:r w:rsidR="00DA1E4C">
        <w:rPr>
          <w:lang w:val="fr-FR"/>
        </w:rPr>
        <w:t xml:space="preserve">s </w:t>
      </w:r>
      <w:r>
        <w:rPr>
          <w:lang w:val="fr-FR"/>
        </w:rPr>
        <w:t>du fichier de sortie pour une meilleure lisibilité.</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77AA" w:rsidRDefault="00A734D5">
    <w:pPr>
      <w:pStyle w:val="En-ttedepagepaire"/>
      <w:rPr>
        <w:szCs w:val="20"/>
      </w:rPr>
    </w:pPr>
    <w:sdt>
      <w:sdtPr>
        <w:rPr>
          <w:szCs w:val="20"/>
        </w:rPr>
        <w:alias w:val="Titre"/>
        <w:id w:val="6423289"/>
        <w:dataBinding w:prefixMappings="xmlns:ns0='http://schemas.openxmlformats.org/package/2006/metadata/core-properties' xmlns:ns1='http://purl.org/dc/elements/1.1/'" w:xpath="/ns0:coreProperties[1]/ns1:title[1]" w:storeItemID="{6C3C8BC8-F283-45AE-878A-BAB7291924A1}"/>
        <w:text/>
      </w:sdtPr>
      <w:sdtEndPr/>
      <w:sdtContent>
        <w:r w:rsidR="00FB77AA">
          <w:rPr>
            <w:szCs w:val="20"/>
            <w:lang w:val="fr-FR"/>
          </w:rPr>
          <w:t>AKaDo 2.0 Guide utilisateur</w:t>
        </w:r>
      </w:sdtContent>
    </w:sdt>
  </w:p>
  <w:p w:rsidR="00FB77AA" w:rsidRDefault="00FB77AA">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77AA" w:rsidRDefault="00FB77AA">
    <w:pPr>
      <w:pStyle w:val="En-ttedepageimpaire"/>
      <w:rPr>
        <w:szCs w:val="20"/>
      </w:rPr>
    </w:pPr>
    <w:r>
      <w:rPr>
        <w:noProof/>
        <w:szCs w:val="20"/>
        <w:lang w:val="fr-FR" w:eastAsia="fr-FR"/>
      </w:rPr>
      <w:drawing>
        <wp:anchor distT="0" distB="0" distL="114935" distR="114935" simplePos="0" relativeHeight="251657216" behindDoc="1" locked="0" layoutInCell="1" allowOverlap="1" wp14:anchorId="6D432B5F" wp14:editId="44E3CD54">
          <wp:simplePos x="0" y="0"/>
          <wp:positionH relativeFrom="column">
            <wp:posOffset>-2540</wp:posOffset>
          </wp:positionH>
          <wp:positionV relativeFrom="paragraph">
            <wp:posOffset>-398780</wp:posOffset>
          </wp:positionV>
          <wp:extent cx="1162685" cy="542925"/>
          <wp:effectExtent l="19050" t="0" r="0" b="0"/>
          <wp:wrapSquare wrapText="bothSides"/>
          <wp:docPr id="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cstate="print"/>
                  <a:srcRect l="4146" b="11906"/>
                  <a:stretch>
                    <a:fillRect/>
                  </a:stretch>
                </pic:blipFill>
                <pic:spPr bwMode="auto">
                  <a:xfrm>
                    <a:off x="0" y="0"/>
                    <a:ext cx="1162685" cy="542925"/>
                  </a:xfrm>
                  <a:prstGeom prst="rect">
                    <a:avLst/>
                  </a:prstGeom>
                  <a:solidFill>
                    <a:srgbClr val="FFFFFF"/>
                  </a:solidFill>
                  <a:ln w="9525">
                    <a:noFill/>
                    <a:miter lim="800000"/>
                    <a:headEnd/>
                    <a:tailEnd/>
                  </a:ln>
                </pic:spPr>
              </pic:pic>
            </a:graphicData>
          </a:graphic>
        </wp:anchor>
      </w:drawing>
    </w:r>
    <w:sdt>
      <w:sdtPr>
        <w:rPr>
          <w:szCs w:val="20"/>
        </w:rPr>
        <w:alias w:val="Titre"/>
        <w:id w:val="6423290"/>
        <w:dataBinding w:prefixMappings="xmlns:ns0='http://schemas.openxmlformats.org/package/2006/metadata/core-properties' xmlns:ns1='http://purl.org/dc/elements/1.1/'" w:xpath="/ns0:coreProperties[1]/ns1:title[1]" w:storeItemID="{6C3C8BC8-F283-45AE-878A-BAB7291924A1}"/>
        <w:text/>
      </w:sdtPr>
      <w:sdtEndPr/>
      <w:sdtContent>
        <w:r>
          <w:rPr>
            <w:szCs w:val="20"/>
            <w:lang w:val="fr-FR"/>
          </w:rPr>
          <w:t>AKaDo 2.0 Guide utilisateur</w:t>
        </w:r>
      </w:sdtContent>
    </w:sdt>
  </w:p>
  <w:p w:rsidR="00FB77AA" w:rsidRDefault="00FB77AA">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6139" w:rsidRDefault="00DE6139">
    <w:pPr>
      <w:pStyle w:val="En-tt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5456" w:rsidRDefault="00665456">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0"/>
    <w:multiLevelType w:val="singleLevel"/>
    <w:tmpl w:val="F238E8AA"/>
    <w:lvl w:ilvl="0">
      <w:start w:val="1"/>
      <w:numFmt w:val="bullet"/>
      <w:pStyle w:val="Listepuces5"/>
      <w:lvlText w:val=""/>
      <w:lvlJc w:val="left"/>
      <w:pPr>
        <w:ind w:left="1584" w:hanging="360"/>
      </w:pPr>
      <w:rPr>
        <w:rFonts w:ascii="Wingdings" w:hAnsi="Wingdings" w:cs="Wingdings" w:hint="default"/>
      </w:rPr>
    </w:lvl>
  </w:abstractNum>
  <w:abstractNum w:abstractNumId="1">
    <w:nsid w:val="FFFFFF81"/>
    <w:multiLevelType w:val="singleLevel"/>
    <w:tmpl w:val="E806DD90"/>
    <w:lvl w:ilvl="0">
      <w:start w:val="1"/>
      <w:numFmt w:val="bullet"/>
      <w:pStyle w:val="Listepuces4"/>
      <w:lvlText w:val=""/>
      <w:lvlJc w:val="left"/>
      <w:pPr>
        <w:ind w:left="1440" w:hanging="360"/>
      </w:pPr>
      <w:rPr>
        <w:rFonts w:ascii="Wingdings" w:hAnsi="Wingdings" w:cs="Wingdings" w:hint="default"/>
      </w:rPr>
    </w:lvl>
  </w:abstractNum>
  <w:abstractNum w:abstractNumId="2">
    <w:nsid w:val="FFFFFF82"/>
    <w:multiLevelType w:val="singleLevel"/>
    <w:tmpl w:val="016CFCA8"/>
    <w:lvl w:ilvl="0">
      <w:start w:val="1"/>
      <w:numFmt w:val="bullet"/>
      <w:pStyle w:val="Listepuces3"/>
      <w:lvlText w:val=""/>
      <w:lvlJc w:val="left"/>
      <w:pPr>
        <w:ind w:left="864" w:hanging="360"/>
      </w:pPr>
      <w:rPr>
        <w:rFonts w:ascii="Wingdings" w:hAnsi="Wingdings" w:cs="Wingdings" w:hint="default"/>
      </w:rPr>
    </w:lvl>
  </w:abstractNum>
  <w:abstractNum w:abstractNumId="3">
    <w:nsid w:val="FFFFFF83"/>
    <w:multiLevelType w:val="singleLevel"/>
    <w:tmpl w:val="DEFA9904"/>
    <w:lvl w:ilvl="0">
      <w:start w:val="1"/>
      <w:numFmt w:val="bullet"/>
      <w:pStyle w:val="Listepuces2"/>
      <w:lvlText w:val=""/>
      <w:lvlJc w:val="left"/>
      <w:pPr>
        <w:ind w:left="720" w:hanging="360"/>
      </w:pPr>
      <w:rPr>
        <w:rFonts w:ascii="Wingdings 2" w:hAnsi="Wingdings 2" w:hint="default"/>
        <w:sz w:val="22"/>
      </w:rPr>
    </w:lvl>
  </w:abstractNum>
  <w:abstractNum w:abstractNumId="4">
    <w:nsid w:val="FFFFFF89"/>
    <w:multiLevelType w:val="singleLevel"/>
    <w:tmpl w:val="90B0502C"/>
    <w:lvl w:ilvl="0">
      <w:start w:val="1"/>
      <w:numFmt w:val="bullet"/>
      <w:lvlText w:val=""/>
      <w:lvlJc w:val="left"/>
      <w:pPr>
        <w:tabs>
          <w:tab w:val="num" w:pos="360"/>
        </w:tabs>
        <w:ind w:left="360" w:hanging="360"/>
      </w:pPr>
      <w:rPr>
        <w:rFonts w:ascii="Symbol" w:hAnsi="Symbol" w:hint="default"/>
      </w:rPr>
    </w:lvl>
  </w:abstractNum>
  <w:abstractNum w:abstractNumId="5">
    <w:nsid w:val="06AB1069"/>
    <w:multiLevelType w:val="hybridMultilevel"/>
    <w:tmpl w:val="D2687A8C"/>
    <w:lvl w:ilvl="0" w:tplc="AF54CC8A">
      <w:start w:val="1"/>
      <w:numFmt w:val="bullet"/>
      <w:lvlText w:val=""/>
      <w:lvlJc w:val="left"/>
      <w:pPr>
        <w:ind w:left="720" w:hanging="360"/>
      </w:pPr>
      <w:rPr>
        <w:rFonts w:ascii="Symbol" w:hAnsi="Symbol" w:hint="default"/>
      </w:rPr>
    </w:lvl>
    <w:lvl w:ilvl="1" w:tplc="040C000F">
      <w:start w:val="1"/>
      <w:numFmt w:val="decimal"/>
      <w:lvlText w:val="%2."/>
      <w:lvlJc w:val="left"/>
      <w:pPr>
        <w:ind w:left="1440" w:hanging="360"/>
      </w:pPr>
      <w:rPr>
        <w:rFont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CC9108E"/>
    <w:multiLevelType w:val="hybridMultilevel"/>
    <w:tmpl w:val="CFCC85D8"/>
    <w:lvl w:ilvl="0" w:tplc="AF54CC8A">
      <w:start w:val="1"/>
      <w:numFmt w:val="bullet"/>
      <w:lvlText w:val=""/>
      <w:lvlJc w:val="left"/>
      <w:pPr>
        <w:ind w:left="720" w:hanging="360"/>
      </w:pPr>
      <w:rPr>
        <w:rFonts w:ascii="Symbol" w:hAnsi="Symbol" w:hint="default"/>
      </w:rPr>
    </w:lvl>
    <w:lvl w:ilvl="1" w:tplc="AF54CC8A">
      <w:start w:val="1"/>
      <w:numFmt w:val="bullet"/>
      <w:lvlText w:val=""/>
      <w:lvlJc w:val="left"/>
      <w:pPr>
        <w:ind w:left="1440" w:hanging="360"/>
      </w:pPr>
      <w:rPr>
        <w:rFonts w:ascii="Symbol" w:hAnsi="Symbol"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E6E139F"/>
    <w:multiLevelType w:val="hybridMultilevel"/>
    <w:tmpl w:val="78B8A79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24F73E6C"/>
    <w:multiLevelType w:val="hybridMultilevel"/>
    <w:tmpl w:val="86DC34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AB17A9B"/>
    <w:multiLevelType w:val="multilevel"/>
    <w:tmpl w:val="0409001D"/>
    <w:styleLink w:val="Styledelistecentral"/>
    <w:lvl w:ilvl="0">
      <w:start w:val="1"/>
      <w:numFmt w:val="bullet"/>
      <w:lvlText w:val=""/>
      <w:lvlJc w:val="left"/>
      <w:pPr>
        <w:ind w:left="360" w:hanging="360"/>
      </w:pPr>
      <w:rPr>
        <w:rFonts w:asciiTheme="minorHAnsi" w:eastAsiaTheme="minorEastAsia" w:hAnsi="Wingdings 2" w:cstheme="minorBidi" w:hint="default"/>
        <w:color w:val="DD8047" w:themeColor="accent2"/>
        <w:sz w:val="23"/>
        <w:szCs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nsid w:val="2C880799"/>
    <w:multiLevelType w:val="hybridMultilevel"/>
    <w:tmpl w:val="B7F49C8A"/>
    <w:lvl w:ilvl="0" w:tplc="557000B0">
      <w:start w:val="1"/>
      <w:numFmt w:val="bullet"/>
      <w:pStyle w:val="Listepuces"/>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1">
    <w:nsid w:val="3761512F"/>
    <w:multiLevelType w:val="multilevel"/>
    <w:tmpl w:val="A2482B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7AD1BEB"/>
    <w:multiLevelType w:val="hybridMultilevel"/>
    <w:tmpl w:val="68586E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3DCD2E73"/>
    <w:multiLevelType w:val="multilevel"/>
    <w:tmpl w:val="6AE42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EF4616E"/>
    <w:multiLevelType w:val="hybridMultilevel"/>
    <w:tmpl w:val="22BC0EF4"/>
    <w:lvl w:ilvl="0" w:tplc="0DA6E63C">
      <w:start w:val="1"/>
      <w:numFmt w:val="decimal"/>
      <w:lvlText w:val="%1."/>
      <w:lvlJc w:val="left"/>
      <w:pPr>
        <w:ind w:left="1065" w:hanging="70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4D54474F"/>
    <w:multiLevelType w:val="multilevel"/>
    <w:tmpl w:val="DAFC91DA"/>
    <w:lvl w:ilvl="0">
      <w:start w:val="1"/>
      <w:numFmt w:val="bullet"/>
      <w:lvlText w:val=""/>
      <w:lvlJc w:val="left"/>
      <w:pPr>
        <w:ind w:left="864" w:hanging="360"/>
      </w:pPr>
      <w:rPr>
        <w:rFonts w:ascii="Wingdings" w:hAnsi="Wingdings" w:cs="Wingdings" w:hint="default"/>
        <w:color w:val="DD8047" w:themeColor="accent2"/>
        <w:sz w:val="22"/>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nsid w:val="50BE4242"/>
    <w:multiLevelType w:val="multilevel"/>
    <w:tmpl w:val="9A4E481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52E1702"/>
    <w:multiLevelType w:val="hybridMultilevel"/>
    <w:tmpl w:val="AE9C39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5D555A16"/>
    <w:multiLevelType w:val="hybridMultilevel"/>
    <w:tmpl w:val="0F8817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5F3B2B68"/>
    <w:multiLevelType w:val="hybridMultilevel"/>
    <w:tmpl w:val="E81C20F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nsid w:val="698C7638"/>
    <w:multiLevelType w:val="multilevel"/>
    <w:tmpl w:val="21F28A9A"/>
    <w:lvl w:ilvl="0">
      <w:start w:val="1"/>
      <w:numFmt w:val="bullet"/>
      <w:lvlText w:val=""/>
      <w:lvlJc w:val="left"/>
      <w:pPr>
        <w:ind w:left="1069" w:hanging="360"/>
      </w:pPr>
      <w:rPr>
        <w:rFonts w:ascii="Symbol" w:hAnsi="Symbol" w:cs="Symbol" w:hint="default"/>
      </w:rPr>
    </w:lvl>
    <w:lvl w:ilvl="1">
      <w:start w:val="1"/>
      <w:numFmt w:val="decimal"/>
      <w:lvlText w:val="%2."/>
      <w:lvlJc w:val="left"/>
      <w:pPr>
        <w:tabs>
          <w:tab w:val="num" w:pos="565"/>
        </w:tabs>
        <w:ind w:left="565" w:hanging="360"/>
      </w:pPr>
    </w:lvl>
    <w:lvl w:ilvl="2">
      <w:start w:val="1"/>
      <w:numFmt w:val="decimal"/>
      <w:lvlText w:val="%3."/>
      <w:lvlJc w:val="left"/>
      <w:pPr>
        <w:tabs>
          <w:tab w:val="num" w:pos="925"/>
        </w:tabs>
        <w:ind w:left="925" w:hanging="360"/>
      </w:pPr>
    </w:lvl>
    <w:lvl w:ilvl="3">
      <w:start w:val="1"/>
      <w:numFmt w:val="decimal"/>
      <w:lvlText w:val="%4."/>
      <w:lvlJc w:val="left"/>
      <w:pPr>
        <w:tabs>
          <w:tab w:val="num" w:pos="1285"/>
        </w:tabs>
        <w:ind w:left="1285" w:hanging="360"/>
      </w:pPr>
    </w:lvl>
    <w:lvl w:ilvl="4">
      <w:start w:val="1"/>
      <w:numFmt w:val="decimal"/>
      <w:lvlText w:val="%5."/>
      <w:lvlJc w:val="left"/>
      <w:pPr>
        <w:tabs>
          <w:tab w:val="num" w:pos="1645"/>
        </w:tabs>
        <w:ind w:left="1645" w:hanging="360"/>
      </w:pPr>
    </w:lvl>
    <w:lvl w:ilvl="5">
      <w:start w:val="1"/>
      <w:numFmt w:val="decimal"/>
      <w:lvlText w:val="%6."/>
      <w:lvlJc w:val="left"/>
      <w:pPr>
        <w:tabs>
          <w:tab w:val="num" w:pos="2005"/>
        </w:tabs>
        <w:ind w:left="2005" w:hanging="360"/>
      </w:pPr>
    </w:lvl>
    <w:lvl w:ilvl="6">
      <w:start w:val="1"/>
      <w:numFmt w:val="decimal"/>
      <w:lvlText w:val="%7."/>
      <w:lvlJc w:val="left"/>
      <w:pPr>
        <w:tabs>
          <w:tab w:val="num" w:pos="2365"/>
        </w:tabs>
        <w:ind w:left="2365" w:hanging="360"/>
      </w:pPr>
    </w:lvl>
    <w:lvl w:ilvl="7">
      <w:start w:val="1"/>
      <w:numFmt w:val="decimal"/>
      <w:lvlText w:val="%8."/>
      <w:lvlJc w:val="left"/>
      <w:pPr>
        <w:tabs>
          <w:tab w:val="num" w:pos="2725"/>
        </w:tabs>
        <w:ind w:left="2725" w:hanging="360"/>
      </w:pPr>
    </w:lvl>
    <w:lvl w:ilvl="8">
      <w:start w:val="1"/>
      <w:numFmt w:val="decimal"/>
      <w:lvlText w:val="%9."/>
      <w:lvlJc w:val="left"/>
      <w:pPr>
        <w:tabs>
          <w:tab w:val="num" w:pos="3085"/>
        </w:tabs>
        <w:ind w:left="3085" w:hanging="360"/>
      </w:pPr>
    </w:lvl>
  </w:abstractNum>
  <w:abstractNum w:abstractNumId="21">
    <w:nsid w:val="6AD94C5A"/>
    <w:multiLevelType w:val="hybridMultilevel"/>
    <w:tmpl w:val="94C600EA"/>
    <w:lvl w:ilvl="0" w:tplc="AF54CC8A">
      <w:start w:val="1"/>
      <w:numFmt w:val="bullet"/>
      <w:lvlText w:val=""/>
      <w:lvlJc w:val="left"/>
      <w:pPr>
        <w:ind w:left="720" w:hanging="360"/>
      </w:pPr>
      <w:rPr>
        <w:rFonts w:ascii="Symbol" w:hAnsi="Symbol" w:hint="default"/>
      </w:rPr>
    </w:lvl>
    <w:lvl w:ilvl="1" w:tplc="AF54CC8A">
      <w:start w:val="1"/>
      <w:numFmt w:val="bullet"/>
      <w:lvlText w:val=""/>
      <w:lvlJc w:val="left"/>
      <w:pPr>
        <w:ind w:left="1440" w:hanging="360"/>
      </w:pPr>
      <w:rPr>
        <w:rFonts w:ascii="Symbol" w:hAnsi="Symbol"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6BB72CA2"/>
    <w:multiLevelType w:val="hybridMultilevel"/>
    <w:tmpl w:val="ECF2BFC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6C58386E"/>
    <w:multiLevelType w:val="hybridMultilevel"/>
    <w:tmpl w:val="3A3433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717433EE"/>
    <w:multiLevelType w:val="hybridMultilevel"/>
    <w:tmpl w:val="6F5C9E20"/>
    <w:lvl w:ilvl="0" w:tplc="0809000F">
      <w:start w:val="1"/>
      <w:numFmt w:val="decimal"/>
      <w:lvlText w:val="%1."/>
      <w:lvlJc w:val="left"/>
      <w:pPr>
        <w:ind w:left="644" w:hanging="360"/>
      </w:p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25">
    <w:nsid w:val="77943DBE"/>
    <w:multiLevelType w:val="hybridMultilevel"/>
    <w:tmpl w:val="5EBA86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7B9716C8"/>
    <w:multiLevelType w:val="hybridMultilevel"/>
    <w:tmpl w:val="8DA67AA2"/>
    <w:lvl w:ilvl="0" w:tplc="AF54CC8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7CFB0872"/>
    <w:multiLevelType w:val="multilevel"/>
    <w:tmpl w:val="4240E584"/>
    <w:lvl w:ilvl="0">
      <w:start w:val="1"/>
      <w:numFmt w:val="bullet"/>
      <w:lvlText w:val=""/>
      <w:lvlJc w:val="left"/>
      <w:pPr>
        <w:ind w:left="720" w:hanging="360"/>
      </w:pPr>
      <w:rPr>
        <w:rFonts w:ascii="Wingdings 2" w:hAnsi="Wingdings 2" w:cs="Wingdings 2"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8">
    <w:nsid w:val="7F216C22"/>
    <w:multiLevelType w:val="hybridMultilevel"/>
    <w:tmpl w:val="0A222632"/>
    <w:lvl w:ilvl="0" w:tplc="0809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9">
    <w:nsid w:val="7F425AD3"/>
    <w:multiLevelType w:val="hybridMultilevel"/>
    <w:tmpl w:val="1B3A09EA"/>
    <w:lvl w:ilvl="0" w:tplc="AF54CC8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10"/>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9"/>
  </w:num>
  <w:num w:numId="12">
    <w:abstractNumId w:val="10"/>
  </w:num>
  <w:num w:numId="13">
    <w:abstractNumId w:val="3"/>
  </w:num>
  <w:num w:numId="14">
    <w:abstractNumId w:val="2"/>
  </w:num>
  <w:num w:numId="15">
    <w:abstractNumId w:val="1"/>
  </w:num>
  <w:num w:numId="16">
    <w:abstractNumId w:val="0"/>
  </w:num>
  <w:num w:numId="17">
    <w:abstractNumId w:val="9"/>
  </w:num>
  <w:num w:numId="18">
    <w:abstractNumId w:val="8"/>
  </w:num>
  <w:num w:numId="19">
    <w:abstractNumId w:val="18"/>
  </w:num>
  <w:num w:numId="20">
    <w:abstractNumId w:val="12"/>
  </w:num>
  <w:num w:numId="21">
    <w:abstractNumId w:val="7"/>
  </w:num>
  <w:num w:numId="22">
    <w:abstractNumId w:val="24"/>
  </w:num>
  <w:num w:numId="23">
    <w:abstractNumId w:val="25"/>
  </w:num>
  <w:num w:numId="24">
    <w:abstractNumId w:val="14"/>
  </w:num>
  <w:num w:numId="25">
    <w:abstractNumId w:val="19"/>
  </w:num>
  <w:num w:numId="26">
    <w:abstractNumId w:val="17"/>
  </w:num>
  <w:num w:numId="27">
    <w:abstractNumId w:val="16"/>
  </w:num>
  <w:num w:numId="28">
    <w:abstractNumId w:val="13"/>
  </w:num>
  <w:num w:numId="29">
    <w:abstractNumId w:val="28"/>
  </w:num>
  <w:num w:numId="30">
    <w:abstractNumId w:val="11"/>
  </w:num>
  <w:num w:numId="31">
    <w:abstractNumId w:val="20"/>
  </w:num>
  <w:num w:numId="32">
    <w:abstractNumId w:val="27"/>
  </w:num>
  <w:num w:numId="33">
    <w:abstractNumId w:val="15"/>
  </w:num>
  <w:num w:numId="34">
    <w:abstractNumId w:val="2"/>
  </w:num>
  <w:num w:numId="35">
    <w:abstractNumId w:val="23"/>
  </w:num>
  <w:num w:numId="36">
    <w:abstractNumId w:val="3"/>
  </w:num>
  <w:num w:numId="37">
    <w:abstractNumId w:val="2"/>
  </w:num>
  <w:num w:numId="38">
    <w:abstractNumId w:val="22"/>
  </w:num>
  <w:num w:numId="39">
    <w:abstractNumId w:val="6"/>
  </w:num>
  <w:num w:numId="40">
    <w:abstractNumId w:val="29"/>
  </w:num>
  <w:num w:numId="41">
    <w:abstractNumId w:val="5"/>
  </w:num>
  <w:num w:numId="42">
    <w:abstractNumId w:val="2"/>
  </w:num>
  <w:num w:numId="43">
    <w:abstractNumId w:val="2"/>
  </w:num>
  <w:num w:numId="44">
    <w:abstractNumId w:val="21"/>
  </w:num>
  <w:num w:numId="4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ttachedTemplate r:id="rId1"/>
  <w:revisionView w:markup="0"/>
  <w:defaultTabStop w:val="709"/>
  <w:hyphenationZone w:val="420"/>
  <w:drawingGridHorizontalSpacing w:val="115"/>
  <w:displayHorizontalDrawingGridEvery w:val="2"/>
  <w:characterSpacingControl w:val="doNotCompress"/>
  <w:hdrShapeDefaults>
    <o:shapedefaults v:ext="edit" spidmax="14337"/>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5738"/>
    <w:rsid w:val="00000EDE"/>
    <w:rsid w:val="00002D02"/>
    <w:rsid w:val="000035D8"/>
    <w:rsid w:val="00007649"/>
    <w:rsid w:val="0001172B"/>
    <w:rsid w:val="00013DF1"/>
    <w:rsid w:val="000214DB"/>
    <w:rsid w:val="000249CE"/>
    <w:rsid w:val="0002799D"/>
    <w:rsid w:val="00032C38"/>
    <w:rsid w:val="00033A35"/>
    <w:rsid w:val="00036CE9"/>
    <w:rsid w:val="00036DB1"/>
    <w:rsid w:val="00051854"/>
    <w:rsid w:val="000545A8"/>
    <w:rsid w:val="00054964"/>
    <w:rsid w:val="00056251"/>
    <w:rsid w:val="00056662"/>
    <w:rsid w:val="000602B2"/>
    <w:rsid w:val="000712C2"/>
    <w:rsid w:val="000747B6"/>
    <w:rsid w:val="00076171"/>
    <w:rsid w:val="00077D13"/>
    <w:rsid w:val="000811F5"/>
    <w:rsid w:val="00085450"/>
    <w:rsid w:val="00090C11"/>
    <w:rsid w:val="000A0BE0"/>
    <w:rsid w:val="000A0FEA"/>
    <w:rsid w:val="000A3B66"/>
    <w:rsid w:val="000A41AC"/>
    <w:rsid w:val="000A4441"/>
    <w:rsid w:val="000A6663"/>
    <w:rsid w:val="000B540C"/>
    <w:rsid w:val="000B5835"/>
    <w:rsid w:val="000C5548"/>
    <w:rsid w:val="000C76D9"/>
    <w:rsid w:val="000D4897"/>
    <w:rsid w:val="000D6254"/>
    <w:rsid w:val="000D766D"/>
    <w:rsid w:val="000E7CA1"/>
    <w:rsid w:val="000F6E91"/>
    <w:rsid w:val="001019AD"/>
    <w:rsid w:val="00102101"/>
    <w:rsid w:val="001123A1"/>
    <w:rsid w:val="00112891"/>
    <w:rsid w:val="00113480"/>
    <w:rsid w:val="00113F6F"/>
    <w:rsid w:val="001158E2"/>
    <w:rsid w:val="00116EB6"/>
    <w:rsid w:val="00120F19"/>
    <w:rsid w:val="00121EC0"/>
    <w:rsid w:val="00123F20"/>
    <w:rsid w:val="001245F7"/>
    <w:rsid w:val="0012540A"/>
    <w:rsid w:val="00127970"/>
    <w:rsid w:val="001376B1"/>
    <w:rsid w:val="001467E6"/>
    <w:rsid w:val="00147428"/>
    <w:rsid w:val="0015215E"/>
    <w:rsid w:val="00157315"/>
    <w:rsid w:val="00161BA3"/>
    <w:rsid w:val="00161F38"/>
    <w:rsid w:val="001636A6"/>
    <w:rsid w:val="001641BC"/>
    <w:rsid w:val="00164C2D"/>
    <w:rsid w:val="00175513"/>
    <w:rsid w:val="00175937"/>
    <w:rsid w:val="001767D5"/>
    <w:rsid w:val="001771C3"/>
    <w:rsid w:val="00180590"/>
    <w:rsid w:val="00193E91"/>
    <w:rsid w:val="00194B02"/>
    <w:rsid w:val="001A20C7"/>
    <w:rsid w:val="001A5904"/>
    <w:rsid w:val="001A7C6C"/>
    <w:rsid w:val="001B27B3"/>
    <w:rsid w:val="001B2D03"/>
    <w:rsid w:val="001B616C"/>
    <w:rsid w:val="001B68FA"/>
    <w:rsid w:val="001C5854"/>
    <w:rsid w:val="001D0C07"/>
    <w:rsid w:val="001D1EEC"/>
    <w:rsid w:val="001D539C"/>
    <w:rsid w:val="001E05F1"/>
    <w:rsid w:val="001E1DAA"/>
    <w:rsid w:val="001F1A9D"/>
    <w:rsid w:val="001F24CE"/>
    <w:rsid w:val="00200742"/>
    <w:rsid w:val="0021195D"/>
    <w:rsid w:val="002132F2"/>
    <w:rsid w:val="00214EE3"/>
    <w:rsid w:val="0021783E"/>
    <w:rsid w:val="002205A2"/>
    <w:rsid w:val="00227E1B"/>
    <w:rsid w:val="002351B6"/>
    <w:rsid w:val="00237D38"/>
    <w:rsid w:val="00243B32"/>
    <w:rsid w:val="00251341"/>
    <w:rsid w:val="00251E90"/>
    <w:rsid w:val="002561F1"/>
    <w:rsid w:val="0027078B"/>
    <w:rsid w:val="00283982"/>
    <w:rsid w:val="00286AF9"/>
    <w:rsid w:val="002923BD"/>
    <w:rsid w:val="002A03FF"/>
    <w:rsid w:val="002A1DE8"/>
    <w:rsid w:val="002A1DFE"/>
    <w:rsid w:val="002A3978"/>
    <w:rsid w:val="002A45D1"/>
    <w:rsid w:val="002B1160"/>
    <w:rsid w:val="002B1574"/>
    <w:rsid w:val="002B1B61"/>
    <w:rsid w:val="002B1C19"/>
    <w:rsid w:val="002B348F"/>
    <w:rsid w:val="002B4D4E"/>
    <w:rsid w:val="002B6DCE"/>
    <w:rsid w:val="002B756D"/>
    <w:rsid w:val="002C0FEF"/>
    <w:rsid w:val="002C1584"/>
    <w:rsid w:val="002C4495"/>
    <w:rsid w:val="002C7F85"/>
    <w:rsid w:val="002D1D97"/>
    <w:rsid w:val="002D2BDE"/>
    <w:rsid w:val="002E30E9"/>
    <w:rsid w:val="002E32DD"/>
    <w:rsid w:val="002E425E"/>
    <w:rsid w:val="002E666C"/>
    <w:rsid w:val="00301CB8"/>
    <w:rsid w:val="00303CA2"/>
    <w:rsid w:val="003113E7"/>
    <w:rsid w:val="00311B65"/>
    <w:rsid w:val="00320789"/>
    <w:rsid w:val="00320AA9"/>
    <w:rsid w:val="003226A2"/>
    <w:rsid w:val="00322DBD"/>
    <w:rsid w:val="00342B3C"/>
    <w:rsid w:val="00343FD1"/>
    <w:rsid w:val="0034620A"/>
    <w:rsid w:val="00355C30"/>
    <w:rsid w:val="003621A3"/>
    <w:rsid w:val="0036249D"/>
    <w:rsid w:val="00371423"/>
    <w:rsid w:val="00371E55"/>
    <w:rsid w:val="0038215A"/>
    <w:rsid w:val="00385131"/>
    <w:rsid w:val="003874D9"/>
    <w:rsid w:val="00387AE9"/>
    <w:rsid w:val="00387CAF"/>
    <w:rsid w:val="00392078"/>
    <w:rsid w:val="0039312E"/>
    <w:rsid w:val="00394BD8"/>
    <w:rsid w:val="00394DF6"/>
    <w:rsid w:val="003A2792"/>
    <w:rsid w:val="003A550F"/>
    <w:rsid w:val="003B2FB3"/>
    <w:rsid w:val="003B2FED"/>
    <w:rsid w:val="003B3191"/>
    <w:rsid w:val="003C0814"/>
    <w:rsid w:val="003C3A5E"/>
    <w:rsid w:val="003C79D8"/>
    <w:rsid w:val="003D1083"/>
    <w:rsid w:val="003D27AD"/>
    <w:rsid w:val="003E7733"/>
    <w:rsid w:val="003F1752"/>
    <w:rsid w:val="003F33BF"/>
    <w:rsid w:val="003F595A"/>
    <w:rsid w:val="003F601A"/>
    <w:rsid w:val="00400B6C"/>
    <w:rsid w:val="00403906"/>
    <w:rsid w:val="0041157A"/>
    <w:rsid w:val="00413A96"/>
    <w:rsid w:val="00415945"/>
    <w:rsid w:val="00417363"/>
    <w:rsid w:val="00417DAB"/>
    <w:rsid w:val="004207D7"/>
    <w:rsid w:val="004213BF"/>
    <w:rsid w:val="004279A0"/>
    <w:rsid w:val="0043090B"/>
    <w:rsid w:val="004317E8"/>
    <w:rsid w:val="00435857"/>
    <w:rsid w:val="00437312"/>
    <w:rsid w:val="004378AB"/>
    <w:rsid w:val="00437C48"/>
    <w:rsid w:val="00451EB4"/>
    <w:rsid w:val="0046028E"/>
    <w:rsid w:val="0046227B"/>
    <w:rsid w:val="0046298B"/>
    <w:rsid w:val="00463DD1"/>
    <w:rsid w:val="004640C3"/>
    <w:rsid w:val="004668E6"/>
    <w:rsid w:val="00472CF5"/>
    <w:rsid w:val="00476FC8"/>
    <w:rsid w:val="004801C1"/>
    <w:rsid w:val="00484726"/>
    <w:rsid w:val="00491FA2"/>
    <w:rsid w:val="00492185"/>
    <w:rsid w:val="00493110"/>
    <w:rsid w:val="00493412"/>
    <w:rsid w:val="00494C40"/>
    <w:rsid w:val="004962E3"/>
    <w:rsid w:val="004966C6"/>
    <w:rsid w:val="00496754"/>
    <w:rsid w:val="004A1F88"/>
    <w:rsid w:val="004A2DB8"/>
    <w:rsid w:val="004A7DAA"/>
    <w:rsid w:val="004B2D3F"/>
    <w:rsid w:val="004B6115"/>
    <w:rsid w:val="004C4DBE"/>
    <w:rsid w:val="004C5BD7"/>
    <w:rsid w:val="004D01DE"/>
    <w:rsid w:val="004D0596"/>
    <w:rsid w:val="004D5C2A"/>
    <w:rsid w:val="004E19FC"/>
    <w:rsid w:val="004E3A7F"/>
    <w:rsid w:val="004E5178"/>
    <w:rsid w:val="004E6ACB"/>
    <w:rsid w:val="004F2003"/>
    <w:rsid w:val="004F7A4D"/>
    <w:rsid w:val="00501499"/>
    <w:rsid w:val="00501519"/>
    <w:rsid w:val="0050732C"/>
    <w:rsid w:val="00507AD7"/>
    <w:rsid w:val="0051706E"/>
    <w:rsid w:val="0052019F"/>
    <w:rsid w:val="00522BE7"/>
    <w:rsid w:val="00524C33"/>
    <w:rsid w:val="00533B6E"/>
    <w:rsid w:val="00533B99"/>
    <w:rsid w:val="005379DE"/>
    <w:rsid w:val="00537A61"/>
    <w:rsid w:val="00540958"/>
    <w:rsid w:val="005430F7"/>
    <w:rsid w:val="005501A9"/>
    <w:rsid w:val="00552B2A"/>
    <w:rsid w:val="005548BA"/>
    <w:rsid w:val="00555CEA"/>
    <w:rsid w:val="00557250"/>
    <w:rsid w:val="00557F56"/>
    <w:rsid w:val="00563CF4"/>
    <w:rsid w:val="0056779E"/>
    <w:rsid w:val="00567D0F"/>
    <w:rsid w:val="0057294D"/>
    <w:rsid w:val="005759E7"/>
    <w:rsid w:val="00577C4D"/>
    <w:rsid w:val="00580282"/>
    <w:rsid w:val="00585558"/>
    <w:rsid w:val="00585CFC"/>
    <w:rsid w:val="005869AC"/>
    <w:rsid w:val="00587BF9"/>
    <w:rsid w:val="005912E5"/>
    <w:rsid w:val="00591EB1"/>
    <w:rsid w:val="00592909"/>
    <w:rsid w:val="005A5297"/>
    <w:rsid w:val="005A65FF"/>
    <w:rsid w:val="005A6AF7"/>
    <w:rsid w:val="005B7339"/>
    <w:rsid w:val="005B7B6A"/>
    <w:rsid w:val="005B7D9E"/>
    <w:rsid w:val="005C3A1B"/>
    <w:rsid w:val="005D1293"/>
    <w:rsid w:val="005D3FA0"/>
    <w:rsid w:val="005D6684"/>
    <w:rsid w:val="005D7828"/>
    <w:rsid w:val="005E2F36"/>
    <w:rsid w:val="005E7106"/>
    <w:rsid w:val="005F030B"/>
    <w:rsid w:val="005F28B7"/>
    <w:rsid w:val="005F6125"/>
    <w:rsid w:val="00604C44"/>
    <w:rsid w:val="00607C5B"/>
    <w:rsid w:val="00610043"/>
    <w:rsid w:val="0061104A"/>
    <w:rsid w:val="00611B55"/>
    <w:rsid w:val="00612CCE"/>
    <w:rsid w:val="006163F7"/>
    <w:rsid w:val="006174B7"/>
    <w:rsid w:val="00617FD1"/>
    <w:rsid w:val="00620ACA"/>
    <w:rsid w:val="00631290"/>
    <w:rsid w:val="006341E9"/>
    <w:rsid w:val="006375D2"/>
    <w:rsid w:val="00637713"/>
    <w:rsid w:val="00637F2F"/>
    <w:rsid w:val="006430B1"/>
    <w:rsid w:val="006435C5"/>
    <w:rsid w:val="006440EC"/>
    <w:rsid w:val="006452AB"/>
    <w:rsid w:val="00656B3D"/>
    <w:rsid w:val="00660C85"/>
    <w:rsid w:val="00665456"/>
    <w:rsid w:val="00667964"/>
    <w:rsid w:val="00670B3B"/>
    <w:rsid w:val="00674CC8"/>
    <w:rsid w:val="00677980"/>
    <w:rsid w:val="006810D9"/>
    <w:rsid w:val="0068323C"/>
    <w:rsid w:val="00684A1B"/>
    <w:rsid w:val="00685F89"/>
    <w:rsid w:val="00687E00"/>
    <w:rsid w:val="00690AE3"/>
    <w:rsid w:val="00693A8C"/>
    <w:rsid w:val="00694AB1"/>
    <w:rsid w:val="0069642D"/>
    <w:rsid w:val="0069645D"/>
    <w:rsid w:val="00696CB2"/>
    <w:rsid w:val="006978CB"/>
    <w:rsid w:val="006A2C3D"/>
    <w:rsid w:val="006A3F33"/>
    <w:rsid w:val="006B3781"/>
    <w:rsid w:val="006B6B1F"/>
    <w:rsid w:val="006C5D34"/>
    <w:rsid w:val="006C7AC5"/>
    <w:rsid w:val="006C7C88"/>
    <w:rsid w:val="006E095E"/>
    <w:rsid w:val="006E523C"/>
    <w:rsid w:val="006E5833"/>
    <w:rsid w:val="006E7118"/>
    <w:rsid w:val="0070043A"/>
    <w:rsid w:val="0070422C"/>
    <w:rsid w:val="00705780"/>
    <w:rsid w:val="00705FB7"/>
    <w:rsid w:val="007064A2"/>
    <w:rsid w:val="00707E4B"/>
    <w:rsid w:val="00713852"/>
    <w:rsid w:val="00715BD2"/>
    <w:rsid w:val="007160EB"/>
    <w:rsid w:val="007172B3"/>
    <w:rsid w:val="007235F2"/>
    <w:rsid w:val="00725EC8"/>
    <w:rsid w:val="00731646"/>
    <w:rsid w:val="00734343"/>
    <w:rsid w:val="00737138"/>
    <w:rsid w:val="00742770"/>
    <w:rsid w:val="00743627"/>
    <w:rsid w:val="007444A4"/>
    <w:rsid w:val="00750906"/>
    <w:rsid w:val="0075161D"/>
    <w:rsid w:val="00757B27"/>
    <w:rsid w:val="00766282"/>
    <w:rsid w:val="00766A8A"/>
    <w:rsid w:val="007676E1"/>
    <w:rsid w:val="007704C5"/>
    <w:rsid w:val="0077582B"/>
    <w:rsid w:val="00776A7E"/>
    <w:rsid w:val="0078005D"/>
    <w:rsid w:val="00780FDD"/>
    <w:rsid w:val="00794EB0"/>
    <w:rsid w:val="007950C7"/>
    <w:rsid w:val="00796979"/>
    <w:rsid w:val="00797214"/>
    <w:rsid w:val="007A055A"/>
    <w:rsid w:val="007A0C2F"/>
    <w:rsid w:val="007A4689"/>
    <w:rsid w:val="007A4987"/>
    <w:rsid w:val="007B0A5B"/>
    <w:rsid w:val="007B7BC0"/>
    <w:rsid w:val="007B7F89"/>
    <w:rsid w:val="007C282D"/>
    <w:rsid w:val="007C2F47"/>
    <w:rsid w:val="007C73A2"/>
    <w:rsid w:val="007D1C0E"/>
    <w:rsid w:val="007D38F9"/>
    <w:rsid w:val="007D4087"/>
    <w:rsid w:val="007E09D4"/>
    <w:rsid w:val="007E1D27"/>
    <w:rsid w:val="007E30A2"/>
    <w:rsid w:val="007E33F1"/>
    <w:rsid w:val="007E794A"/>
    <w:rsid w:val="007F0AF0"/>
    <w:rsid w:val="007F296D"/>
    <w:rsid w:val="007F5A83"/>
    <w:rsid w:val="00801868"/>
    <w:rsid w:val="00807793"/>
    <w:rsid w:val="008207B1"/>
    <w:rsid w:val="00827DBC"/>
    <w:rsid w:val="00831F24"/>
    <w:rsid w:val="00832A69"/>
    <w:rsid w:val="00833A70"/>
    <w:rsid w:val="00834F3A"/>
    <w:rsid w:val="0084327E"/>
    <w:rsid w:val="00844A21"/>
    <w:rsid w:val="00847117"/>
    <w:rsid w:val="0084722C"/>
    <w:rsid w:val="00847FDE"/>
    <w:rsid w:val="00851714"/>
    <w:rsid w:val="008570E5"/>
    <w:rsid w:val="0086000A"/>
    <w:rsid w:val="008620AC"/>
    <w:rsid w:val="00882DC9"/>
    <w:rsid w:val="008843BE"/>
    <w:rsid w:val="0088473F"/>
    <w:rsid w:val="00884CF0"/>
    <w:rsid w:val="00885474"/>
    <w:rsid w:val="00885D7A"/>
    <w:rsid w:val="00885F78"/>
    <w:rsid w:val="00891AA1"/>
    <w:rsid w:val="0089329D"/>
    <w:rsid w:val="008A22B0"/>
    <w:rsid w:val="008A7575"/>
    <w:rsid w:val="008B06C2"/>
    <w:rsid w:val="008B250C"/>
    <w:rsid w:val="008B562D"/>
    <w:rsid w:val="008C1006"/>
    <w:rsid w:val="008C517A"/>
    <w:rsid w:val="008D2150"/>
    <w:rsid w:val="008D26F7"/>
    <w:rsid w:val="008D5A43"/>
    <w:rsid w:val="008E1EDE"/>
    <w:rsid w:val="008E38A0"/>
    <w:rsid w:val="008F103A"/>
    <w:rsid w:val="008F13A6"/>
    <w:rsid w:val="00907474"/>
    <w:rsid w:val="00912974"/>
    <w:rsid w:val="009152A5"/>
    <w:rsid w:val="00915A70"/>
    <w:rsid w:val="00916F05"/>
    <w:rsid w:val="0091750F"/>
    <w:rsid w:val="009206E2"/>
    <w:rsid w:val="00921325"/>
    <w:rsid w:val="009241FF"/>
    <w:rsid w:val="00932014"/>
    <w:rsid w:val="009343FA"/>
    <w:rsid w:val="00936EEB"/>
    <w:rsid w:val="0093787F"/>
    <w:rsid w:val="009402EF"/>
    <w:rsid w:val="00942452"/>
    <w:rsid w:val="00944CFA"/>
    <w:rsid w:val="00945678"/>
    <w:rsid w:val="00946877"/>
    <w:rsid w:val="00954649"/>
    <w:rsid w:val="009551B7"/>
    <w:rsid w:val="00961813"/>
    <w:rsid w:val="00962235"/>
    <w:rsid w:val="00962B6F"/>
    <w:rsid w:val="009632B3"/>
    <w:rsid w:val="00963A60"/>
    <w:rsid w:val="00966505"/>
    <w:rsid w:val="00966E02"/>
    <w:rsid w:val="00967668"/>
    <w:rsid w:val="00975030"/>
    <w:rsid w:val="00975321"/>
    <w:rsid w:val="009767A2"/>
    <w:rsid w:val="009825CD"/>
    <w:rsid w:val="009845B1"/>
    <w:rsid w:val="00984A38"/>
    <w:rsid w:val="00991223"/>
    <w:rsid w:val="00991F09"/>
    <w:rsid w:val="009951CA"/>
    <w:rsid w:val="009A1A28"/>
    <w:rsid w:val="009A3254"/>
    <w:rsid w:val="009A4A05"/>
    <w:rsid w:val="009A57F3"/>
    <w:rsid w:val="009B0882"/>
    <w:rsid w:val="009B18BB"/>
    <w:rsid w:val="009B36B5"/>
    <w:rsid w:val="009B6B15"/>
    <w:rsid w:val="009C0D2A"/>
    <w:rsid w:val="009C3CA8"/>
    <w:rsid w:val="009D0322"/>
    <w:rsid w:val="009D1676"/>
    <w:rsid w:val="009D2326"/>
    <w:rsid w:val="009D42C0"/>
    <w:rsid w:val="009E042E"/>
    <w:rsid w:val="009E28B3"/>
    <w:rsid w:val="009F55D1"/>
    <w:rsid w:val="009F7BBD"/>
    <w:rsid w:val="00A03100"/>
    <w:rsid w:val="00A078EB"/>
    <w:rsid w:val="00A07B4C"/>
    <w:rsid w:val="00A14217"/>
    <w:rsid w:val="00A150B7"/>
    <w:rsid w:val="00A23D33"/>
    <w:rsid w:val="00A2719F"/>
    <w:rsid w:val="00A30570"/>
    <w:rsid w:val="00A32D75"/>
    <w:rsid w:val="00A4013F"/>
    <w:rsid w:val="00A42626"/>
    <w:rsid w:val="00A438AC"/>
    <w:rsid w:val="00A453D3"/>
    <w:rsid w:val="00A45C1A"/>
    <w:rsid w:val="00A47CBC"/>
    <w:rsid w:val="00A64941"/>
    <w:rsid w:val="00A65E7A"/>
    <w:rsid w:val="00A67284"/>
    <w:rsid w:val="00A67C82"/>
    <w:rsid w:val="00A7076B"/>
    <w:rsid w:val="00A734D5"/>
    <w:rsid w:val="00A8013E"/>
    <w:rsid w:val="00A82397"/>
    <w:rsid w:val="00A83DC9"/>
    <w:rsid w:val="00A84085"/>
    <w:rsid w:val="00A848B4"/>
    <w:rsid w:val="00A92052"/>
    <w:rsid w:val="00A9388E"/>
    <w:rsid w:val="00A9394D"/>
    <w:rsid w:val="00A947AA"/>
    <w:rsid w:val="00AA0D5F"/>
    <w:rsid w:val="00AA256A"/>
    <w:rsid w:val="00AA2A0C"/>
    <w:rsid w:val="00AA5543"/>
    <w:rsid w:val="00AA60ED"/>
    <w:rsid w:val="00AB0E8B"/>
    <w:rsid w:val="00AB334E"/>
    <w:rsid w:val="00AC0D67"/>
    <w:rsid w:val="00AC34AD"/>
    <w:rsid w:val="00AC594E"/>
    <w:rsid w:val="00AD023F"/>
    <w:rsid w:val="00AD1AA5"/>
    <w:rsid w:val="00AD5421"/>
    <w:rsid w:val="00AD55B9"/>
    <w:rsid w:val="00AD5877"/>
    <w:rsid w:val="00AD60F3"/>
    <w:rsid w:val="00AD7E87"/>
    <w:rsid w:val="00AE5F35"/>
    <w:rsid w:val="00AE5FD7"/>
    <w:rsid w:val="00AF16C2"/>
    <w:rsid w:val="00AF3595"/>
    <w:rsid w:val="00AF4693"/>
    <w:rsid w:val="00AF4CD7"/>
    <w:rsid w:val="00AF5E67"/>
    <w:rsid w:val="00AF67DB"/>
    <w:rsid w:val="00AF6CDE"/>
    <w:rsid w:val="00B03201"/>
    <w:rsid w:val="00B03BA1"/>
    <w:rsid w:val="00B068EF"/>
    <w:rsid w:val="00B152E3"/>
    <w:rsid w:val="00B203BD"/>
    <w:rsid w:val="00B3198A"/>
    <w:rsid w:val="00B34A35"/>
    <w:rsid w:val="00B3588F"/>
    <w:rsid w:val="00B367DF"/>
    <w:rsid w:val="00B453CB"/>
    <w:rsid w:val="00B51BB7"/>
    <w:rsid w:val="00B54886"/>
    <w:rsid w:val="00B55139"/>
    <w:rsid w:val="00B56685"/>
    <w:rsid w:val="00B635B7"/>
    <w:rsid w:val="00B66BF1"/>
    <w:rsid w:val="00B6795C"/>
    <w:rsid w:val="00B704EC"/>
    <w:rsid w:val="00B840D5"/>
    <w:rsid w:val="00B84DB0"/>
    <w:rsid w:val="00B854CE"/>
    <w:rsid w:val="00B97714"/>
    <w:rsid w:val="00BA175E"/>
    <w:rsid w:val="00BA5118"/>
    <w:rsid w:val="00BA6856"/>
    <w:rsid w:val="00BA78E7"/>
    <w:rsid w:val="00BB00E3"/>
    <w:rsid w:val="00BB1170"/>
    <w:rsid w:val="00BB4CB3"/>
    <w:rsid w:val="00BB5B1B"/>
    <w:rsid w:val="00BC01CC"/>
    <w:rsid w:val="00BC0AFB"/>
    <w:rsid w:val="00BC189E"/>
    <w:rsid w:val="00BC4410"/>
    <w:rsid w:val="00BC6F68"/>
    <w:rsid w:val="00BD3ABC"/>
    <w:rsid w:val="00BD557A"/>
    <w:rsid w:val="00BD5A37"/>
    <w:rsid w:val="00BE0ED1"/>
    <w:rsid w:val="00BE349B"/>
    <w:rsid w:val="00BE3D42"/>
    <w:rsid w:val="00BE563E"/>
    <w:rsid w:val="00BF2EE3"/>
    <w:rsid w:val="00BF32C8"/>
    <w:rsid w:val="00BF75DC"/>
    <w:rsid w:val="00C02B1B"/>
    <w:rsid w:val="00C112A3"/>
    <w:rsid w:val="00C145E6"/>
    <w:rsid w:val="00C17A2C"/>
    <w:rsid w:val="00C233A2"/>
    <w:rsid w:val="00C24080"/>
    <w:rsid w:val="00C24A84"/>
    <w:rsid w:val="00C260D2"/>
    <w:rsid w:val="00C32C44"/>
    <w:rsid w:val="00C3438E"/>
    <w:rsid w:val="00C36298"/>
    <w:rsid w:val="00C36D2A"/>
    <w:rsid w:val="00C370A9"/>
    <w:rsid w:val="00C37B30"/>
    <w:rsid w:val="00C37DCB"/>
    <w:rsid w:val="00C52120"/>
    <w:rsid w:val="00C525E6"/>
    <w:rsid w:val="00C566ED"/>
    <w:rsid w:val="00C57F81"/>
    <w:rsid w:val="00C60302"/>
    <w:rsid w:val="00C707BE"/>
    <w:rsid w:val="00C712E0"/>
    <w:rsid w:val="00C8098A"/>
    <w:rsid w:val="00C80A73"/>
    <w:rsid w:val="00C83455"/>
    <w:rsid w:val="00C86FBB"/>
    <w:rsid w:val="00C8732B"/>
    <w:rsid w:val="00C91345"/>
    <w:rsid w:val="00C96604"/>
    <w:rsid w:val="00C97115"/>
    <w:rsid w:val="00CA252E"/>
    <w:rsid w:val="00CA4EFC"/>
    <w:rsid w:val="00CA5438"/>
    <w:rsid w:val="00CB01AF"/>
    <w:rsid w:val="00CB3DAD"/>
    <w:rsid w:val="00CB4D2D"/>
    <w:rsid w:val="00CC0B33"/>
    <w:rsid w:val="00CC10CE"/>
    <w:rsid w:val="00CC309A"/>
    <w:rsid w:val="00CD164C"/>
    <w:rsid w:val="00CD3358"/>
    <w:rsid w:val="00CE0BEA"/>
    <w:rsid w:val="00CE0F52"/>
    <w:rsid w:val="00CE33AA"/>
    <w:rsid w:val="00CE37B1"/>
    <w:rsid w:val="00CE6110"/>
    <w:rsid w:val="00CF6207"/>
    <w:rsid w:val="00CF6AC7"/>
    <w:rsid w:val="00D004AB"/>
    <w:rsid w:val="00D0379B"/>
    <w:rsid w:val="00D042B6"/>
    <w:rsid w:val="00D04B1A"/>
    <w:rsid w:val="00D1086A"/>
    <w:rsid w:val="00D11855"/>
    <w:rsid w:val="00D14B4D"/>
    <w:rsid w:val="00D26575"/>
    <w:rsid w:val="00D2750E"/>
    <w:rsid w:val="00D27F9F"/>
    <w:rsid w:val="00D31558"/>
    <w:rsid w:val="00D33507"/>
    <w:rsid w:val="00D33DA5"/>
    <w:rsid w:val="00D34300"/>
    <w:rsid w:val="00D377C5"/>
    <w:rsid w:val="00D40A7C"/>
    <w:rsid w:val="00D433BA"/>
    <w:rsid w:val="00D44A79"/>
    <w:rsid w:val="00D45A62"/>
    <w:rsid w:val="00D509F3"/>
    <w:rsid w:val="00D53DE2"/>
    <w:rsid w:val="00D56BEF"/>
    <w:rsid w:val="00D56D55"/>
    <w:rsid w:val="00D612C1"/>
    <w:rsid w:val="00D62496"/>
    <w:rsid w:val="00D700EC"/>
    <w:rsid w:val="00D73CB7"/>
    <w:rsid w:val="00D7404D"/>
    <w:rsid w:val="00D83640"/>
    <w:rsid w:val="00D94FA6"/>
    <w:rsid w:val="00DA03F7"/>
    <w:rsid w:val="00DA055F"/>
    <w:rsid w:val="00DA17BE"/>
    <w:rsid w:val="00DA1E4C"/>
    <w:rsid w:val="00DA38D5"/>
    <w:rsid w:val="00DB401C"/>
    <w:rsid w:val="00DC21B6"/>
    <w:rsid w:val="00DC660D"/>
    <w:rsid w:val="00DD120F"/>
    <w:rsid w:val="00DD1A06"/>
    <w:rsid w:val="00DD3258"/>
    <w:rsid w:val="00DD7B4E"/>
    <w:rsid w:val="00DE1815"/>
    <w:rsid w:val="00DE36D3"/>
    <w:rsid w:val="00DE45EB"/>
    <w:rsid w:val="00DE6139"/>
    <w:rsid w:val="00DE624F"/>
    <w:rsid w:val="00DF2EA0"/>
    <w:rsid w:val="00DF31C6"/>
    <w:rsid w:val="00DF540D"/>
    <w:rsid w:val="00E020E2"/>
    <w:rsid w:val="00E0277C"/>
    <w:rsid w:val="00E05B73"/>
    <w:rsid w:val="00E1485B"/>
    <w:rsid w:val="00E14EBC"/>
    <w:rsid w:val="00E17862"/>
    <w:rsid w:val="00E2139E"/>
    <w:rsid w:val="00E21DE2"/>
    <w:rsid w:val="00E23EA6"/>
    <w:rsid w:val="00E27B79"/>
    <w:rsid w:val="00E3237E"/>
    <w:rsid w:val="00E41546"/>
    <w:rsid w:val="00E518D1"/>
    <w:rsid w:val="00E5786C"/>
    <w:rsid w:val="00E632A4"/>
    <w:rsid w:val="00E722D3"/>
    <w:rsid w:val="00E73A47"/>
    <w:rsid w:val="00E74908"/>
    <w:rsid w:val="00E74B8A"/>
    <w:rsid w:val="00E865D4"/>
    <w:rsid w:val="00EA0590"/>
    <w:rsid w:val="00EA61D7"/>
    <w:rsid w:val="00EB2EBC"/>
    <w:rsid w:val="00EC0FAE"/>
    <w:rsid w:val="00EC2A01"/>
    <w:rsid w:val="00ED41C2"/>
    <w:rsid w:val="00EF3497"/>
    <w:rsid w:val="00EF4B8E"/>
    <w:rsid w:val="00EF6100"/>
    <w:rsid w:val="00EF681B"/>
    <w:rsid w:val="00F00378"/>
    <w:rsid w:val="00F021C2"/>
    <w:rsid w:val="00F06570"/>
    <w:rsid w:val="00F06EEE"/>
    <w:rsid w:val="00F10DB4"/>
    <w:rsid w:val="00F223EA"/>
    <w:rsid w:val="00F2253E"/>
    <w:rsid w:val="00F32C41"/>
    <w:rsid w:val="00F34092"/>
    <w:rsid w:val="00F35013"/>
    <w:rsid w:val="00F36AB6"/>
    <w:rsid w:val="00F40ECE"/>
    <w:rsid w:val="00F422C1"/>
    <w:rsid w:val="00F52ED1"/>
    <w:rsid w:val="00F54BCE"/>
    <w:rsid w:val="00F606A9"/>
    <w:rsid w:val="00F673A3"/>
    <w:rsid w:val="00F76E7C"/>
    <w:rsid w:val="00F7755E"/>
    <w:rsid w:val="00F82C28"/>
    <w:rsid w:val="00F852F6"/>
    <w:rsid w:val="00F87319"/>
    <w:rsid w:val="00F95738"/>
    <w:rsid w:val="00FA47FB"/>
    <w:rsid w:val="00FA5392"/>
    <w:rsid w:val="00FA6614"/>
    <w:rsid w:val="00FA7B11"/>
    <w:rsid w:val="00FB50B9"/>
    <w:rsid w:val="00FB77AA"/>
    <w:rsid w:val="00FC2CF8"/>
    <w:rsid w:val="00FC3559"/>
    <w:rsid w:val="00FC4354"/>
    <w:rsid w:val="00FC4B10"/>
    <w:rsid w:val="00FD18BA"/>
    <w:rsid w:val="00FF3C6E"/>
    <w:rsid w:val="00FF6B17"/>
    <w:rsid w:val="00FF7D8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qFormat="1"/>
    <w:lsdException w:name="toc 5" w:qFormat="1"/>
    <w:lsdException w:name="toc 6" w:qFormat="1"/>
    <w:lsdException w:name="toc 7" w:qFormat="1"/>
    <w:lsdException w:name="toc 8" w:qFormat="1"/>
    <w:lsdException w:name="toc 9" w:qFormat="1"/>
    <w:lsdException w:name="caption" w:semiHidden="0" w:uiPriority="35" w:unhideWhenUsed="0" w:qFormat="1"/>
    <w:lsdException w:name="List Bullet" w:uiPriority="36" w:qFormat="1"/>
    <w:lsdException w:name="List Bullet 2" w:uiPriority="36" w:qFormat="1"/>
    <w:lsdException w:name="List Bullet 3" w:uiPriority="36" w:qFormat="1"/>
    <w:lsdException w:name="List Bullet 4" w:uiPriority="36" w:qFormat="1"/>
    <w:lsdException w:name="List Bullet 5" w:uiPriority="36"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nhideWhenUsed="0" w:qFormat="1"/>
    <w:lsdException w:name="Light Shading" w:semiHidden="0" w:uiPriority="40" w:unhideWhenUsed="0"/>
    <w:lsdException w:name="Light List" w:semiHidden="0" w:uiPriority="40" w:unhideWhenUsed="0"/>
    <w:lsdException w:name="Light Grid" w:semiHidden="0" w:uiPriority="40" w:unhideWhenUsed="0"/>
    <w:lsdException w:name="Medium Shading 1" w:semiHidden="0" w:uiPriority="40" w:unhideWhenUsed="0"/>
    <w:lsdException w:name="Medium Shading 2" w:semiHidden="0" w:uiPriority="40" w:unhideWhenUsed="0"/>
    <w:lsdException w:name="Medium List 1" w:semiHidden="0" w:uiPriority="40" w:unhideWhenUsed="0"/>
    <w:lsdException w:name="Medium List 2" w:semiHidden="0" w:uiPriority="40" w:unhideWhenUsed="0"/>
    <w:lsdException w:name="Medium Grid 1" w:semiHidden="0" w:uiPriority="40" w:unhideWhenUsed="0"/>
    <w:lsdException w:name="Medium Grid 2" w:semiHidden="0" w:uiPriority="40" w:unhideWhenUsed="0"/>
    <w:lsdException w:name="Medium Grid 3" w:semiHidden="0" w:uiPriority="40" w:unhideWhenUsed="0"/>
    <w:lsdException w:name="Dark List" w:semiHidden="0" w:uiPriority="40" w:unhideWhenUsed="0"/>
    <w:lsdException w:name="Colorful Shading" w:semiHidden="0" w:uiPriority="40" w:unhideWhenUsed="0"/>
    <w:lsdException w:name="Colorful List" w:semiHidden="0" w:uiPriority="40" w:unhideWhenUsed="0"/>
    <w:lsdException w:name="Colorful Grid" w:semiHidden="0" w:uiPriority="40" w:unhideWhenUsed="0"/>
    <w:lsdException w:name="Light Shading Accent 1" w:semiHidden="0" w:uiPriority="41" w:unhideWhenUsed="0"/>
    <w:lsdException w:name="Light List Accent 1" w:semiHidden="0" w:uiPriority="41" w:unhideWhenUsed="0"/>
    <w:lsdException w:name="Light Grid Accent 1" w:semiHidden="0" w:uiPriority="41" w:unhideWhenUsed="0"/>
    <w:lsdException w:name="Medium Shading 1 Accent 1" w:semiHidden="0" w:uiPriority="41" w:unhideWhenUsed="0"/>
    <w:lsdException w:name="Medium Shading 2 Accent 1" w:semiHidden="0" w:uiPriority="41" w:unhideWhenUsed="0"/>
    <w:lsdException w:name="Medium List 1 Accent 1" w:semiHidden="0" w:uiPriority="41"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41" w:unhideWhenUsed="0"/>
    <w:lsdException w:name="Medium Grid 1 Accent 1" w:semiHidden="0" w:uiPriority="41" w:unhideWhenUsed="0"/>
    <w:lsdException w:name="Medium Grid 2 Accent 1" w:semiHidden="0" w:uiPriority="41" w:unhideWhenUsed="0"/>
    <w:lsdException w:name="Medium Grid 3 Accent 1" w:semiHidden="0" w:uiPriority="41" w:unhideWhenUsed="0"/>
    <w:lsdException w:name="Dark List Accent 1" w:semiHidden="0" w:uiPriority="41" w:unhideWhenUsed="0"/>
    <w:lsdException w:name="Colorful Shading Accent 1" w:semiHidden="0" w:uiPriority="41" w:unhideWhenUsed="0"/>
    <w:lsdException w:name="Colorful List Accent 1" w:semiHidden="0" w:uiPriority="41" w:unhideWhenUsed="0"/>
    <w:lsdException w:name="Colorful Grid Accent 1" w:semiHidden="0" w:uiPriority="41" w:unhideWhenUsed="0"/>
    <w:lsdException w:name="Light Shading Accent 2" w:semiHidden="0" w:uiPriority="42" w:unhideWhenUsed="0"/>
    <w:lsdException w:name="Light List Accent 2" w:semiHidden="0" w:uiPriority="42" w:unhideWhenUsed="0"/>
    <w:lsdException w:name="Light Grid Accent 2" w:semiHidden="0" w:uiPriority="42" w:unhideWhenUsed="0"/>
    <w:lsdException w:name="Medium Shading 1 Accent 2" w:semiHidden="0" w:uiPriority="42" w:unhideWhenUsed="0"/>
    <w:lsdException w:name="Medium Shading 2 Accent 2" w:semiHidden="0" w:uiPriority="42" w:unhideWhenUsed="0"/>
    <w:lsdException w:name="Medium List 1 Accent 2" w:semiHidden="0" w:uiPriority="42" w:unhideWhenUsed="0"/>
    <w:lsdException w:name="Medium List 2 Accent 2" w:semiHidden="0" w:uiPriority="42" w:unhideWhenUsed="0"/>
    <w:lsdException w:name="Medium Grid 1 Accent 2" w:semiHidden="0" w:uiPriority="42" w:unhideWhenUsed="0"/>
    <w:lsdException w:name="Medium Grid 2 Accent 2" w:semiHidden="0" w:uiPriority="42" w:unhideWhenUsed="0"/>
    <w:lsdException w:name="Medium Grid 3 Accent 2" w:semiHidden="0" w:uiPriority="42" w:unhideWhenUsed="0"/>
    <w:lsdException w:name="Dark List Accent 2" w:semiHidden="0" w:uiPriority="42" w:unhideWhenUsed="0"/>
    <w:lsdException w:name="Colorful Shading Accent 2" w:semiHidden="0" w:uiPriority="42" w:unhideWhenUsed="0"/>
    <w:lsdException w:name="Colorful List Accent 2" w:semiHidden="0" w:uiPriority="42" w:unhideWhenUsed="0"/>
    <w:lsdException w:name="Colorful Grid Accent 2" w:semiHidden="0" w:uiPriority="42" w:unhideWhenUsed="0"/>
    <w:lsdException w:name="Light Shading Accent 3" w:semiHidden="0" w:uiPriority="43" w:unhideWhenUsed="0"/>
    <w:lsdException w:name="Light List Accent 3" w:semiHidden="0" w:uiPriority="43" w:unhideWhenUsed="0"/>
    <w:lsdException w:name="Light Grid Accent 3" w:semiHidden="0" w:uiPriority="43" w:unhideWhenUsed="0"/>
    <w:lsdException w:name="Medium Shading 1 Accent 3" w:semiHidden="0" w:uiPriority="43" w:unhideWhenUsed="0"/>
    <w:lsdException w:name="Medium Shading 2 Accent 3" w:semiHidden="0" w:uiPriority="43" w:unhideWhenUsed="0"/>
    <w:lsdException w:name="Medium List 1 Accent 3" w:semiHidden="0" w:uiPriority="43" w:unhideWhenUsed="0"/>
    <w:lsdException w:name="Medium List 2 Accent 3" w:semiHidden="0" w:uiPriority="43" w:unhideWhenUsed="0"/>
    <w:lsdException w:name="Medium Grid 1 Accent 3" w:semiHidden="0" w:uiPriority="43" w:unhideWhenUsed="0"/>
    <w:lsdException w:name="Medium Grid 2 Accent 3" w:semiHidden="0" w:uiPriority="43" w:unhideWhenUsed="0"/>
    <w:lsdException w:name="Medium Grid 3 Accent 3" w:semiHidden="0" w:uiPriority="43" w:unhideWhenUsed="0"/>
    <w:lsdException w:name="Dark List Accent 3" w:semiHidden="0" w:uiPriority="43" w:unhideWhenUsed="0"/>
    <w:lsdException w:name="Colorful Shading Accent 3" w:semiHidden="0" w:uiPriority="43" w:unhideWhenUsed="0"/>
    <w:lsdException w:name="Colorful List Accent 3" w:semiHidden="0" w:uiPriority="43" w:unhideWhenUsed="0"/>
    <w:lsdException w:name="Colorful Grid Accent 3" w:semiHidden="0" w:uiPriority="43" w:unhideWhenUsed="0"/>
    <w:lsdException w:name="Light Shading Accent 4" w:semiHidden="0" w:uiPriority="44" w:unhideWhenUsed="0"/>
    <w:lsdException w:name="Light List Accent 4" w:semiHidden="0" w:uiPriority="44" w:unhideWhenUsed="0"/>
    <w:lsdException w:name="Light Grid Accent 4" w:semiHidden="0" w:uiPriority="44" w:unhideWhenUsed="0"/>
    <w:lsdException w:name="Medium Shading 1 Accent 4" w:semiHidden="0" w:uiPriority="44" w:unhideWhenUsed="0"/>
    <w:lsdException w:name="Medium Shading 2 Accent 4" w:semiHidden="0" w:uiPriority="44" w:unhideWhenUsed="0"/>
    <w:lsdException w:name="Medium List 1 Accent 4" w:semiHidden="0" w:uiPriority="44" w:unhideWhenUsed="0"/>
    <w:lsdException w:name="Medium List 2 Accent 4" w:semiHidden="0" w:uiPriority="44" w:unhideWhenUsed="0"/>
    <w:lsdException w:name="Medium Grid 1 Accent 4" w:semiHidden="0" w:uiPriority="44" w:unhideWhenUsed="0"/>
    <w:lsdException w:name="Medium Grid 2 Accent 4" w:semiHidden="0" w:uiPriority="44" w:unhideWhenUsed="0"/>
    <w:lsdException w:name="Medium Grid 3 Accent 4" w:semiHidden="0" w:uiPriority="44" w:unhideWhenUsed="0"/>
    <w:lsdException w:name="Dark List Accent 4" w:semiHidden="0" w:uiPriority="44" w:unhideWhenUsed="0"/>
    <w:lsdException w:name="Colorful Shading Accent 4" w:semiHidden="0" w:uiPriority="44" w:unhideWhenUsed="0"/>
    <w:lsdException w:name="Colorful List Accent 4" w:semiHidden="0" w:uiPriority="44" w:unhideWhenUsed="0"/>
    <w:lsdException w:name="Colorful Grid Accent 4" w:semiHidden="0" w:uiPriority="44" w:unhideWhenUsed="0"/>
    <w:lsdException w:name="Light Shading Accent 5" w:semiHidden="0" w:uiPriority="45" w:unhideWhenUsed="0"/>
    <w:lsdException w:name="Light List Accent 5" w:semiHidden="0" w:uiPriority="45" w:unhideWhenUsed="0"/>
    <w:lsdException w:name="Light Grid Accent 5" w:semiHidden="0" w:uiPriority="45" w:unhideWhenUsed="0"/>
    <w:lsdException w:name="Medium Shading 1 Accent 5" w:semiHidden="0" w:uiPriority="45" w:unhideWhenUsed="0"/>
    <w:lsdException w:name="Medium Shading 2 Accent 5" w:semiHidden="0" w:uiPriority="45" w:unhideWhenUsed="0"/>
    <w:lsdException w:name="Medium List 1 Accent 5" w:semiHidden="0" w:uiPriority="45" w:unhideWhenUsed="0"/>
    <w:lsdException w:name="Medium List 2 Accent 5" w:semiHidden="0" w:uiPriority="45" w:unhideWhenUsed="0"/>
    <w:lsdException w:name="Medium Grid 1 Accent 5" w:semiHidden="0" w:uiPriority="45" w:unhideWhenUsed="0"/>
    <w:lsdException w:name="Medium Grid 2 Accent 5" w:semiHidden="0" w:uiPriority="45" w:unhideWhenUsed="0"/>
    <w:lsdException w:name="Medium Grid 3 Accent 5" w:semiHidden="0" w:uiPriority="45" w:unhideWhenUsed="0"/>
    <w:lsdException w:name="Dark List Accent 5" w:semiHidden="0" w:uiPriority="45" w:unhideWhenUsed="0"/>
    <w:lsdException w:name="Colorful Shading Accent 5" w:semiHidden="0" w:uiPriority="45" w:unhideWhenUsed="0"/>
    <w:lsdException w:name="Colorful List Accent 5" w:semiHidden="0" w:uiPriority="45" w:unhideWhenUsed="0"/>
    <w:lsdException w:name="Colorful Grid Accent 5" w:semiHidden="0" w:uiPriority="45" w:unhideWhenUsed="0"/>
    <w:lsdException w:name="Light Shading Accent 6" w:semiHidden="0" w:uiPriority="46" w:unhideWhenUsed="0"/>
    <w:lsdException w:name="Light List Accent 6" w:semiHidden="0" w:uiPriority="46" w:unhideWhenUsed="0"/>
    <w:lsdException w:name="Light Grid Accent 6" w:semiHidden="0" w:uiPriority="46" w:unhideWhenUsed="0"/>
    <w:lsdException w:name="Medium Shading 1 Accent 6" w:semiHidden="0" w:uiPriority="46" w:unhideWhenUsed="0"/>
    <w:lsdException w:name="Medium Shading 2 Accent 6" w:semiHidden="0" w:uiPriority="46" w:unhideWhenUsed="0"/>
    <w:lsdException w:name="Medium List 1 Accent 6" w:semiHidden="0" w:uiPriority="46" w:unhideWhenUsed="0"/>
    <w:lsdException w:name="Medium List 2 Accent 6" w:semiHidden="0" w:uiPriority="46" w:unhideWhenUsed="0"/>
    <w:lsdException w:name="Medium Grid 1 Accent 6" w:semiHidden="0" w:uiPriority="46" w:unhideWhenUsed="0"/>
    <w:lsdException w:name="Medium Grid 2 Accent 6" w:semiHidden="0" w:uiPriority="46" w:unhideWhenUsed="0"/>
    <w:lsdException w:name="Medium Grid 3 Accent 6" w:semiHidden="0" w:uiPriority="46" w:unhideWhenUsed="0"/>
    <w:lsdException w:name="Dark List Accent 6" w:semiHidden="0" w:uiPriority="46" w:unhideWhenUsed="0"/>
    <w:lsdException w:name="Colorful Shading Accent 6" w:semiHidden="0" w:uiPriority="46" w:unhideWhenUsed="0"/>
    <w:lsdException w:name="Colorful List Accent 6" w:semiHidden="0" w:uiPriority="46" w:unhideWhenUsed="0"/>
    <w:lsdException w:name="Colorful Grid Accent 6" w:semiHidden="0" w:uiPriority="46"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4CC8"/>
    <w:pPr>
      <w:spacing w:after="180" w:line="264" w:lineRule="auto"/>
    </w:pPr>
    <w:rPr>
      <w:rFonts w:ascii="Times New Roman" w:eastAsiaTheme="minorEastAsia" w:hAnsi="Times New Roman"/>
      <w:szCs w:val="23"/>
      <w:lang w:val="en-GB"/>
    </w:rPr>
  </w:style>
  <w:style w:type="paragraph" w:styleId="Titre1">
    <w:name w:val="heading 1"/>
    <w:basedOn w:val="Normal"/>
    <w:next w:val="Normal"/>
    <w:link w:val="Titre1Car"/>
    <w:uiPriority w:val="9"/>
    <w:unhideWhenUsed/>
    <w:qFormat/>
    <w:rsid w:val="00102101"/>
    <w:pPr>
      <w:spacing w:before="300" w:after="80" w:line="240" w:lineRule="auto"/>
      <w:outlineLvl w:val="0"/>
    </w:pPr>
    <w:rPr>
      <w:rFonts w:eastAsiaTheme="majorEastAsia" w:cstheme="majorBidi"/>
      <w:caps/>
      <w:color w:val="775F55" w:themeColor="text2"/>
      <w:sz w:val="32"/>
      <w:szCs w:val="32"/>
    </w:rPr>
  </w:style>
  <w:style w:type="paragraph" w:styleId="Titre2">
    <w:name w:val="heading 2"/>
    <w:basedOn w:val="Normal"/>
    <w:next w:val="Normal"/>
    <w:link w:val="Titre2Car"/>
    <w:uiPriority w:val="9"/>
    <w:unhideWhenUsed/>
    <w:qFormat/>
    <w:rsid w:val="005A5297"/>
    <w:pPr>
      <w:spacing w:before="240" w:after="80"/>
      <w:outlineLvl w:val="1"/>
    </w:pPr>
    <w:rPr>
      <w:b/>
      <w:bCs/>
      <w:color w:val="94B6D2" w:themeColor="accent1"/>
      <w:spacing w:val="20"/>
      <w:sz w:val="28"/>
      <w:szCs w:val="28"/>
    </w:rPr>
  </w:style>
  <w:style w:type="paragraph" w:styleId="Titre3">
    <w:name w:val="heading 3"/>
    <w:basedOn w:val="Normal"/>
    <w:next w:val="Normal"/>
    <w:link w:val="Titre3Car"/>
    <w:uiPriority w:val="9"/>
    <w:unhideWhenUsed/>
    <w:qFormat/>
    <w:rsid w:val="005A5297"/>
    <w:pPr>
      <w:spacing w:before="240" w:after="60"/>
      <w:outlineLvl w:val="2"/>
    </w:pPr>
    <w:rPr>
      <w:b/>
      <w:bCs/>
      <w:color w:val="000000" w:themeColor="text1"/>
      <w:spacing w:val="10"/>
    </w:rPr>
  </w:style>
  <w:style w:type="paragraph" w:styleId="Titre4">
    <w:name w:val="heading 4"/>
    <w:basedOn w:val="Normal"/>
    <w:next w:val="Normal"/>
    <w:link w:val="Titre4Car"/>
    <w:uiPriority w:val="9"/>
    <w:unhideWhenUsed/>
    <w:qFormat/>
    <w:rsid w:val="005A5297"/>
    <w:pPr>
      <w:spacing w:before="240" w:after="0"/>
      <w:outlineLvl w:val="3"/>
    </w:pPr>
    <w:rPr>
      <w:caps/>
      <w:spacing w:val="14"/>
      <w:szCs w:val="22"/>
    </w:rPr>
  </w:style>
  <w:style w:type="paragraph" w:styleId="Titre5">
    <w:name w:val="heading 5"/>
    <w:basedOn w:val="Normal"/>
    <w:next w:val="Normal"/>
    <w:link w:val="Titre5Car"/>
    <w:uiPriority w:val="9"/>
    <w:unhideWhenUsed/>
    <w:qFormat/>
    <w:rsid w:val="005A5297"/>
    <w:pPr>
      <w:spacing w:before="200" w:after="0"/>
      <w:outlineLvl w:val="4"/>
    </w:pPr>
    <w:rPr>
      <w:b/>
      <w:bCs/>
      <w:color w:val="775F55" w:themeColor="text2"/>
      <w:spacing w:val="10"/>
    </w:rPr>
  </w:style>
  <w:style w:type="paragraph" w:styleId="Titre6">
    <w:name w:val="heading 6"/>
    <w:basedOn w:val="Normal"/>
    <w:next w:val="Normal"/>
    <w:link w:val="Titre6Car"/>
    <w:uiPriority w:val="9"/>
    <w:semiHidden/>
    <w:unhideWhenUsed/>
    <w:qFormat/>
    <w:rsid w:val="005A5297"/>
    <w:pPr>
      <w:spacing w:after="0"/>
      <w:outlineLvl w:val="5"/>
    </w:pPr>
    <w:rPr>
      <w:b/>
      <w:bCs/>
      <w:color w:val="DD8047" w:themeColor="accent2"/>
      <w:spacing w:val="10"/>
    </w:rPr>
  </w:style>
  <w:style w:type="paragraph" w:styleId="Titre7">
    <w:name w:val="heading 7"/>
    <w:basedOn w:val="Normal"/>
    <w:next w:val="Normal"/>
    <w:link w:val="Titre7Car"/>
    <w:uiPriority w:val="9"/>
    <w:semiHidden/>
    <w:unhideWhenUsed/>
    <w:qFormat/>
    <w:rsid w:val="005A5297"/>
    <w:pPr>
      <w:spacing w:after="0"/>
      <w:outlineLvl w:val="6"/>
    </w:pPr>
    <w:rPr>
      <w:smallCaps/>
      <w:color w:val="000000" w:themeColor="text1"/>
      <w:spacing w:val="10"/>
    </w:rPr>
  </w:style>
  <w:style w:type="paragraph" w:styleId="Titre8">
    <w:name w:val="heading 8"/>
    <w:basedOn w:val="Normal"/>
    <w:next w:val="Normal"/>
    <w:link w:val="Titre8Car"/>
    <w:uiPriority w:val="9"/>
    <w:semiHidden/>
    <w:unhideWhenUsed/>
    <w:qFormat/>
    <w:rsid w:val="005A5297"/>
    <w:pPr>
      <w:spacing w:after="0"/>
      <w:outlineLvl w:val="7"/>
    </w:pPr>
    <w:rPr>
      <w:b/>
      <w:bCs/>
      <w:i/>
      <w:iCs/>
      <w:color w:val="94B6D2" w:themeColor="accent1"/>
      <w:spacing w:val="10"/>
      <w:sz w:val="24"/>
      <w:szCs w:val="24"/>
    </w:rPr>
  </w:style>
  <w:style w:type="paragraph" w:styleId="Titre9">
    <w:name w:val="heading 9"/>
    <w:basedOn w:val="Normal"/>
    <w:next w:val="Normal"/>
    <w:link w:val="Titre9Car"/>
    <w:uiPriority w:val="9"/>
    <w:semiHidden/>
    <w:unhideWhenUsed/>
    <w:qFormat/>
    <w:rsid w:val="005A5297"/>
    <w:pPr>
      <w:spacing w:after="0"/>
      <w:outlineLvl w:val="8"/>
    </w:pPr>
    <w:rPr>
      <w:b/>
      <w:bCs/>
      <w:caps/>
      <w:color w:val="A5AB81" w:themeColor="accent3"/>
      <w:spacing w:val="40"/>
      <w:sz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02101"/>
    <w:rPr>
      <w:rFonts w:ascii="Times New Roman" w:eastAsiaTheme="majorEastAsia" w:hAnsi="Times New Roman" w:cstheme="majorBidi"/>
      <w:caps/>
      <w:color w:val="775F55" w:themeColor="text2"/>
      <w:sz w:val="32"/>
      <w:szCs w:val="32"/>
      <w:lang w:val="en-GB"/>
    </w:rPr>
  </w:style>
  <w:style w:type="character" w:customStyle="1" w:styleId="Titre2Car">
    <w:name w:val="Titre 2 Car"/>
    <w:basedOn w:val="Policepardfaut"/>
    <w:link w:val="Titre2"/>
    <w:uiPriority w:val="9"/>
    <w:rsid w:val="005A5297"/>
    <w:rPr>
      <w:b/>
      <w:bCs/>
      <w:color w:val="94B6D2" w:themeColor="accent1"/>
      <w:spacing w:val="20"/>
      <w:sz w:val="28"/>
      <w:szCs w:val="28"/>
    </w:rPr>
  </w:style>
  <w:style w:type="character" w:customStyle="1" w:styleId="Titre3Car">
    <w:name w:val="Titre 3 Car"/>
    <w:basedOn w:val="Policepardfaut"/>
    <w:link w:val="Titre3"/>
    <w:uiPriority w:val="9"/>
    <w:rsid w:val="005A5297"/>
    <w:rPr>
      <w:b/>
      <w:bCs/>
      <w:color w:val="000000" w:themeColor="text1"/>
      <w:spacing w:val="10"/>
      <w:sz w:val="23"/>
    </w:rPr>
  </w:style>
  <w:style w:type="paragraph" w:styleId="Pieddepage">
    <w:name w:val="footer"/>
    <w:basedOn w:val="Normal"/>
    <w:link w:val="PieddepageCar"/>
    <w:uiPriority w:val="99"/>
    <w:unhideWhenUsed/>
    <w:rsid w:val="005A5297"/>
    <w:pPr>
      <w:tabs>
        <w:tab w:val="center" w:pos="4320"/>
        <w:tab w:val="right" w:pos="8640"/>
      </w:tabs>
    </w:pPr>
  </w:style>
  <w:style w:type="character" w:customStyle="1" w:styleId="PieddepageCar">
    <w:name w:val="Pied de page Car"/>
    <w:basedOn w:val="Policepardfaut"/>
    <w:link w:val="Pieddepage"/>
    <w:uiPriority w:val="99"/>
    <w:rsid w:val="005A5297"/>
    <w:rPr>
      <w:sz w:val="23"/>
    </w:rPr>
  </w:style>
  <w:style w:type="paragraph" w:styleId="En-tte">
    <w:name w:val="header"/>
    <w:basedOn w:val="Normal"/>
    <w:link w:val="En-tteCar"/>
    <w:uiPriority w:val="99"/>
    <w:unhideWhenUsed/>
    <w:rsid w:val="005A5297"/>
    <w:pPr>
      <w:tabs>
        <w:tab w:val="center" w:pos="4320"/>
        <w:tab w:val="right" w:pos="8640"/>
      </w:tabs>
    </w:pPr>
  </w:style>
  <w:style w:type="character" w:customStyle="1" w:styleId="En-tteCar">
    <w:name w:val="En-tête Car"/>
    <w:basedOn w:val="Policepardfaut"/>
    <w:link w:val="En-tte"/>
    <w:uiPriority w:val="99"/>
    <w:rsid w:val="005A5297"/>
    <w:rPr>
      <w:sz w:val="23"/>
    </w:rPr>
  </w:style>
  <w:style w:type="paragraph" w:styleId="Citationintense">
    <w:name w:val="Intense Quote"/>
    <w:basedOn w:val="Normal"/>
    <w:link w:val="CitationintenseCar"/>
    <w:uiPriority w:val="30"/>
    <w:qFormat/>
    <w:rsid w:val="005A5297"/>
    <w:pPr>
      <w:pBdr>
        <w:top w:val="double" w:sz="12" w:space="10" w:color="DD8047" w:themeColor="accent2"/>
        <w:left w:val="double" w:sz="12" w:space="10" w:color="DD8047" w:themeColor="accent2"/>
        <w:bottom w:val="double" w:sz="12" w:space="10" w:color="DD8047" w:themeColor="accent2"/>
        <w:right w:val="double" w:sz="12" w:space="10" w:color="DD8047" w:themeColor="accent2"/>
      </w:pBdr>
      <w:shd w:val="clear" w:color="auto" w:fill="FFFFFF" w:themeFill="background1"/>
      <w:spacing w:before="300" w:after="300"/>
      <w:ind w:left="720" w:right="720"/>
      <w:contextualSpacing/>
    </w:pPr>
    <w:rPr>
      <w:b/>
      <w:bCs/>
      <w:color w:val="DD8047" w:themeColor="accent2"/>
    </w:rPr>
  </w:style>
  <w:style w:type="character" w:customStyle="1" w:styleId="CitationintenseCar">
    <w:name w:val="Citation intense Car"/>
    <w:basedOn w:val="Policepardfaut"/>
    <w:link w:val="Citationintense"/>
    <w:uiPriority w:val="30"/>
    <w:rsid w:val="005A5297"/>
    <w:rPr>
      <w:b/>
      <w:bCs/>
      <w:color w:val="DD8047" w:themeColor="accent2"/>
      <w:sz w:val="23"/>
      <w:shd w:val="clear" w:color="auto" w:fill="FFFFFF" w:themeFill="background1"/>
    </w:rPr>
  </w:style>
  <w:style w:type="paragraph" w:styleId="Sous-titre">
    <w:name w:val="Subtitle"/>
    <w:basedOn w:val="Normal"/>
    <w:link w:val="Sous-titreCar"/>
    <w:uiPriority w:val="11"/>
    <w:qFormat/>
    <w:rsid w:val="005A5297"/>
    <w:pPr>
      <w:spacing w:after="720" w:line="240" w:lineRule="auto"/>
    </w:pPr>
    <w:rPr>
      <w:rFonts w:asciiTheme="majorHAnsi" w:eastAsiaTheme="majorEastAsia" w:hAnsiTheme="majorHAnsi" w:cstheme="majorBidi"/>
      <w:b/>
      <w:bCs/>
      <w:caps/>
      <w:color w:val="DD8047" w:themeColor="accent2"/>
      <w:spacing w:val="50"/>
      <w:sz w:val="24"/>
      <w:szCs w:val="24"/>
    </w:rPr>
  </w:style>
  <w:style w:type="character" w:customStyle="1" w:styleId="Sous-titreCar">
    <w:name w:val="Sous-titre Car"/>
    <w:basedOn w:val="Policepardfaut"/>
    <w:link w:val="Sous-titre"/>
    <w:uiPriority w:val="11"/>
    <w:rsid w:val="005A5297"/>
    <w:rPr>
      <w:rFonts w:asciiTheme="majorHAnsi" w:eastAsiaTheme="majorEastAsia" w:hAnsiTheme="majorHAnsi" w:cstheme="majorBidi"/>
      <w:b/>
      <w:bCs/>
      <w:caps/>
      <w:color w:val="DD8047" w:themeColor="accent2"/>
      <w:spacing w:val="50"/>
      <w:sz w:val="24"/>
      <w:szCs w:val="24"/>
    </w:rPr>
  </w:style>
  <w:style w:type="paragraph" w:styleId="Titre">
    <w:name w:val="Title"/>
    <w:basedOn w:val="Normal"/>
    <w:link w:val="TitreCar"/>
    <w:uiPriority w:val="10"/>
    <w:qFormat/>
    <w:rsid w:val="005A5297"/>
    <w:pPr>
      <w:spacing w:after="0" w:line="240" w:lineRule="auto"/>
    </w:pPr>
    <w:rPr>
      <w:color w:val="775F55" w:themeColor="text2"/>
      <w:sz w:val="72"/>
      <w:szCs w:val="72"/>
    </w:rPr>
  </w:style>
  <w:style w:type="character" w:customStyle="1" w:styleId="TitreCar">
    <w:name w:val="Titre Car"/>
    <w:basedOn w:val="Policepardfaut"/>
    <w:link w:val="Titre"/>
    <w:uiPriority w:val="10"/>
    <w:rsid w:val="005A5297"/>
    <w:rPr>
      <w:color w:val="775F55" w:themeColor="text2"/>
      <w:sz w:val="72"/>
      <w:szCs w:val="72"/>
    </w:rPr>
  </w:style>
  <w:style w:type="paragraph" w:styleId="Textedebulles">
    <w:name w:val="Balloon Text"/>
    <w:basedOn w:val="Normal"/>
    <w:link w:val="TextedebullesCar"/>
    <w:uiPriority w:val="99"/>
    <w:semiHidden/>
    <w:unhideWhenUsed/>
    <w:rsid w:val="005A5297"/>
    <w:rPr>
      <w:rFonts w:hAnsi="Tahoma"/>
      <w:sz w:val="16"/>
      <w:szCs w:val="16"/>
    </w:rPr>
  </w:style>
  <w:style w:type="character" w:customStyle="1" w:styleId="TextedebullesCar">
    <w:name w:val="Texte de bulles Car"/>
    <w:basedOn w:val="Policepardfaut"/>
    <w:link w:val="Textedebulles"/>
    <w:uiPriority w:val="99"/>
    <w:semiHidden/>
    <w:rsid w:val="005A5297"/>
    <w:rPr>
      <w:rFonts w:eastAsiaTheme="minorEastAsia" w:hAnsi="Tahoma"/>
      <w:sz w:val="16"/>
      <w:szCs w:val="16"/>
      <w:lang w:val="fr-FR"/>
    </w:rPr>
  </w:style>
  <w:style w:type="character" w:styleId="Titredulivre">
    <w:name w:val="Book Title"/>
    <w:basedOn w:val="Policepardfaut"/>
    <w:uiPriority w:val="33"/>
    <w:qFormat/>
    <w:rsid w:val="005A5297"/>
    <w:rPr>
      <w:rFonts w:asciiTheme="minorHAnsi" w:eastAsiaTheme="minorEastAsia" w:hAnsiTheme="minorHAnsi" w:cstheme="minorBidi"/>
      <w:bCs w:val="0"/>
      <w:i/>
      <w:iCs/>
      <w:color w:val="775F55" w:themeColor="text2"/>
      <w:sz w:val="23"/>
      <w:szCs w:val="23"/>
      <w:lang w:val="fr-FR"/>
    </w:rPr>
  </w:style>
  <w:style w:type="paragraph" w:styleId="Lgende">
    <w:name w:val="caption"/>
    <w:basedOn w:val="Normal"/>
    <w:next w:val="Normal"/>
    <w:uiPriority w:val="35"/>
    <w:unhideWhenUsed/>
    <w:rsid w:val="005A5297"/>
    <w:rPr>
      <w:b/>
      <w:bCs/>
      <w:caps/>
      <w:sz w:val="16"/>
      <w:szCs w:val="16"/>
    </w:rPr>
  </w:style>
  <w:style w:type="character" w:styleId="Accentuation">
    <w:name w:val="Emphasis"/>
    <w:uiPriority w:val="20"/>
    <w:qFormat/>
    <w:rsid w:val="005A5297"/>
    <w:rPr>
      <w:rFonts w:asciiTheme="minorHAnsi" w:eastAsiaTheme="minorEastAsia" w:hAnsiTheme="minorHAnsi" w:cstheme="minorBidi"/>
      <w:b/>
      <w:bCs/>
      <w:i/>
      <w:iCs/>
      <w:color w:val="775F55" w:themeColor="text2"/>
      <w:spacing w:val="10"/>
      <w:sz w:val="23"/>
      <w:szCs w:val="23"/>
      <w:lang w:val="fr-FR"/>
    </w:rPr>
  </w:style>
  <w:style w:type="character" w:customStyle="1" w:styleId="Titre4Car">
    <w:name w:val="Titre 4 Car"/>
    <w:basedOn w:val="Policepardfaut"/>
    <w:link w:val="Titre4"/>
    <w:uiPriority w:val="9"/>
    <w:rsid w:val="005A5297"/>
    <w:rPr>
      <w:caps/>
      <w:spacing w:val="14"/>
    </w:rPr>
  </w:style>
  <w:style w:type="character" w:customStyle="1" w:styleId="Titre5Car">
    <w:name w:val="Titre 5 Car"/>
    <w:basedOn w:val="Policepardfaut"/>
    <w:link w:val="Titre5"/>
    <w:uiPriority w:val="9"/>
    <w:rsid w:val="005A5297"/>
    <w:rPr>
      <w:b/>
      <w:bCs/>
      <w:color w:val="775F55" w:themeColor="text2"/>
      <w:spacing w:val="10"/>
      <w:sz w:val="23"/>
    </w:rPr>
  </w:style>
  <w:style w:type="character" w:customStyle="1" w:styleId="Titre6Car">
    <w:name w:val="Titre 6 Car"/>
    <w:basedOn w:val="Policepardfaut"/>
    <w:link w:val="Titre6"/>
    <w:uiPriority w:val="9"/>
    <w:semiHidden/>
    <w:rsid w:val="005A5297"/>
    <w:rPr>
      <w:b/>
      <w:bCs/>
      <w:color w:val="DD8047" w:themeColor="accent2"/>
      <w:spacing w:val="10"/>
      <w:sz w:val="23"/>
    </w:rPr>
  </w:style>
  <w:style w:type="character" w:customStyle="1" w:styleId="Titre7Car">
    <w:name w:val="Titre 7 Car"/>
    <w:basedOn w:val="Policepardfaut"/>
    <w:link w:val="Titre7"/>
    <w:uiPriority w:val="9"/>
    <w:semiHidden/>
    <w:rsid w:val="005A5297"/>
    <w:rPr>
      <w:smallCaps/>
      <w:color w:val="000000" w:themeColor="text1"/>
      <w:spacing w:val="10"/>
      <w:sz w:val="23"/>
    </w:rPr>
  </w:style>
  <w:style w:type="character" w:customStyle="1" w:styleId="Titre8Car">
    <w:name w:val="Titre 8 Car"/>
    <w:basedOn w:val="Policepardfaut"/>
    <w:link w:val="Titre8"/>
    <w:uiPriority w:val="9"/>
    <w:semiHidden/>
    <w:rsid w:val="005A5297"/>
    <w:rPr>
      <w:b/>
      <w:bCs/>
      <w:i/>
      <w:iCs/>
      <w:color w:val="94B6D2" w:themeColor="accent1"/>
      <w:spacing w:val="10"/>
      <w:sz w:val="24"/>
      <w:szCs w:val="24"/>
    </w:rPr>
  </w:style>
  <w:style w:type="character" w:customStyle="1" w:styleId="Titre9Car">
    <w:name w:val="Titre 9 Car"/>
    <w:basedOn w:val="Policepardfaut"/>
    <w:link w:val="Titre9"/>
    <w:uiPriority w:val="9"/>
    <w:semiHidden/>
    <w:rsid w:val="005A5297"/>
    <w:rPr>
      <w:b/>
      <w:bCs/>
      <w:caps/>
      <w:color w:val="A5AB81" w:themeColor="accent3"/>
      <w:spacing w:val="40"/>
      <w:sz w:val="20"/>
      <w:szCs w:val="20"/>
    </w:rPr>
  </w:style>
  <w:style w:type="character" w:styleId="Lienhypertexte">
    <w:name w:val="Hyperlink"/>
    <w:basedOn w:val="Policepardfaut"/>
    <w:uiPriority w:val="99"/>
    <w:unhideWhenUsed/>
    <w:rsid w:val="005A5297"/>
    <w:rPr>
      <w:color w:val="F7B615" w:themeColor="hyperlink"/>
      <w:u w:val="single"/>
    </w:rPr>
  </w:style>
  <w:style w:type="character" w:styleId="Emphaseintense">
    <w:name w:val="Intense Emphasis"/>
    <w:basedOn w:val="Policepardfaut"/>
    <w:uiPriority w:val="21"/>
    <w:qFormat/>
    <w:rsid w:val="005A5297"/>
    <w:rPr>
      <w:rFonts w:asciiTheme="minorHAnsi" w:hAnsiTheme="minorHAnsi"/>
      <w:b/>
      <w:bCs/>
      <w:dstrike w:val="0"/>
      <w:color w:val="DD8047" w:themeColor="accent2"/>
      <w:spacing w:val="10"/>
      <w:w w:val="100"/>
      <w:kern w:val="0"/>
      <w:position w:val="0"/>
      <w:sz w:val="23"/>
      <w:vertAlign w:val="baseline"/>
    </w:rPr>
  </w:style>
  <w:style w:type="character" w:styleId="Rfrenceintense">
    <w:name w:val="Intense Reference"/>
    <w:basedOn w:val="Policepardfaut"/>
    <w:uiPriority w:val="32"/>
    <w:qFormat/>
    <w:rsid w:val="005A5297"/>
    <w:rPr>
      <w:rFonts w:asciiTheme="minorHAnsi" w:hAnsiTheme="minorHAnsi"/>
      <w:b/>
      <w:bCs/>
      <w:caps/>
      <w:color w:val="94B6D2" w:themeColor="accent1"/>
      <w:spacing w:val="10"/>
      <w:w w:val="100"/>
      <w:position w:val="0"/>
      <w:sz w:val="20"/>
      <w:szCs w:val="20"/>
      <w:u w:val="single" w:color="94B6D2" w:themeColor="accent1"/>
      <w:bdr w:val="none" w:sz="0" w:space="0" w:color="auto"/>
    </w:rPr>
  </w:style>
  <w:style w:type="paragraph" w:styleId="Liste">
    <w:name w:val="List"/>
    <w:basedOn w:val="Normal"/>
    <w:uiPriority w:val="99"/>
    <w:semiHidden/>
    <w:unhideWhenUsed/>
    <w:rsid w:val="005A5297"/>
    <w:pPr>
      <w:ind w:left="360" w:hanging="360"/>
    </w:pPr>
  </w:style>
  <w:style w:type="paragraph" w:styleId="Liste2">
    <w:name w:val="List 2"/>
    <w:basedOn w:val="Normal"/>
    <w:uiPriority w:val="99"/>
    <w:semiHidden/>
    <w:unhideWhenUsed/>
    <w:rsid w:val="005A5297"/>
    <w:pPr>
      <w:ind w:left="720" w:hanging="360"/>
    </w:pPr>
  </w:style>
  <w:style w:type="paragraph" w:styleId="Listepuces">
    <w:name w:val="List Bullet"/>
    <w:basedOn w:val="Normal"/>
    <w:uiPriority w:val="36"/>
    <w:unhideWhenUsed/>
    <w:qFormat/>
    <w:rsid w:val="005A5297"/>
    <w:pPr>
      <w:numPr>
        <w:numId w:val="12"/>
      </w:numPr>
    </w:pPr>
    <w:rPr>
      <w:sz w:val="24"/>
      <w:szCs w:val="24"/>
    </w:rPr>
  </w:style>
  <w:style w:type="paragraph" w:styleId="Listepuces2">
    <w:name w:val="List Bullet 2"/>
    <w:basedOn w:val="Normal"/>
    <w:uiPriority w:val="36"/>
    <w:unhideWhenUsed/>
    <w:qFormat/>
    <w:rsid w:val="005A5297"/>
    <w:pPr>
      <w:numPr>
        <w:numId w:val="13"/>
      </w:numPr>
    </w:pPr>
    <w:rPr>
      <w:color w:val="94B6D2" w:themeColor="accent1"/>
    </w:rPr>
  </w:style>
  <w:style w:type="paragraph" w:styleId="Listepuces3">
    <w:name w:val="List Bullet 3"/>
    <w:basedOn w:val="Normal"/>
    <w:uiPriority w:val="36"/>
    <w:unhideWhenUsed/>
    <w:qFormat/>
    <w:rsid w:val="005A5297"/>
    <w:pPr>
      <w:numPr>
        <w:numId w:val="14"/>
      </w:numPr>
    </w:pPr>
    <w:rPr>
      <w:color w:val="DD8047" w:themeColor="accent2"/>
    </w:rPr>
  </w:style>
  <w:style w:type="paragraph" w:styleId="Listepuces4">
    <w:name w:val="List Bullet 4"/>
    <w:basedOn w:val="Normal"/>
    <w:uiPriority w:val="36"/>
    <w:unhideWhenUsed/>
    <w:qFormat/>
    <w:rsid w:val="005A5297"/>
    <w:pPr>
      <w:numPr>
        <w:numId w:val="15"/>
      </w:numPr>
    </w:pPr>
    <w:rPr>
      <w:caps/>
      <w:spacing w:val="4"/>
    </w:rPr>
  </w:style>
  <w:style w:type="paragraph" w:styleId="Listepuces5">
    <w:name w:val="List Bullet 5"/>
    <w:basedOn w:val="Normal"/>
    <w:uiPriority w:val="36"/>
    <w:unhideWhenUsed/>
    <w:qFormat/>
    <w:rsid w:val="005A5297"/>
    <w:pPr>
      <w:numPr>
        <w:numId w:val="16"/>
      </w:numPr>
    </w:pPr>
  </w:style>
  <w:style w:type="paragraph" w:styleId="Paragraphedeliste">
    <w:name w:val="List Paragraph"/>
    <w:basedOn w:val="Normal"/>
    <w:uiPriority w:val="34"/>
    <w:unhideWhenUsed/>
    <w:qFormat/>
    <w:rsid w:val="006440EC"/>
    <w:pPr>
      <w:ind w:left="720"/>
      <w:contextualSpacing/>
      <w:jc w:val="both"/>
    </w:pPr>
  </w:style>
  <w:style w:type="numbering" w:customStyle="1" w:styleId="Styledelistecentral">
    <w:name w:val="Style de liste central"/>
    <w:uiPriority w:val="99"/>
    <w:rsid w:val="005A5297"/>
    <w:pPr>
      <w:numPr>
        <w:numId w:val="11"/>
      </w:numPr>
    </w:pPr>
  </w:style>
  <w:style w:type="paragraph" w:styleId="Sansinterligne">
    <w:name w:val="No Spacing"/>
    <w:basedOn w:val="Normal"/>
    <w:link w:val="SansinterligneCar"/>
    <w:uiPriority w:val="99"/>
    <w:qFormat/>
    <w:rsid w:val="005A5297"/>
    <w:pPr>
      <w:spacing w:after="0" w:line="240" w:lineRule="auto"/>
    </w:pPr>
  </w:style>
  <w:style w:type="paragraph" w:styleId="Citation">
    <w:name w:val="Quote"/>
    <w:basedOn w:val="Normal"/>
    <w:link w:val="CitationCar"/>
    <w:uiPriority w:val="29"/>
    <w:qFormat/>
    <w:rsid w:val="005A5297"/>
    <w:rPr>
      <w:i/>
      <w:iCs/>
      <w:smallCaps/>
      <w:color w:val="775F55" w:themeColor="text2"/>
      <w:spacing w:val="6"/>
    </w:rPr>
  </w:style>
  <w:style w:type="character" w:customStyle="1" w:styleId="CitationCar">
    <w:name w:val="Citation Car"/>
    <w:basedOn w:val="Policepardfaut"/>
    <w:link w:val="Citation"/>
    <w:uiPriority w:val="29"/>
    <w:rsid w:val="005A5297"/>
    <w:rPr>
      <w:i/>
      <w:iCs/>
      <w:smallCaps/>
      <w:color w:val="775F55" w:themeColor="text2"/>
      <w:spacing w:val="6"/>
      <w:sz w:val="23"/>
    </w:rPr>
  </w:style>
  <w:style w:type="character" w:styleId="lev">
    <w:name w:val="Strong"/>
    <w:uiPriority w:val="22"/>
    <w:qFormat/>
    <w:rsid w:val="005A5297"/>
    <w:rPr>
      <w:rFonts w:asciiTheme="minorHAnsi" w:eastAsiaTheme="minorEastAsia" w:hAnsiTheme="minorHAnsi" w:cstheme="minorBidi"/>
      <w:b/>
      <w:bCs/>
      <w:iCs w:val="0"/>
      <w:color w:val="DD8047" w:themeColor="accent2"/>
      <w:szCs w:val="23"/>
      <w:lang w:val="fr-FR"/>
    </w:rPr>
  </w:style>
  <w:style w:type="character" w:styleId="Emphaseple">
    <w:name w:val="Subtle Emphasis"/>
    <w:basedOn w:val="Policepardfaut"/>
    <w:uiPriority w:val="19"/>
    <w:qFormat/>
    <w:rsid w:val="005A5297"/>
    <w:rPr>
      <w:rFonts w:asciiTheme="minorHAnsi" w:hAnsiTheme="minorHAnsi"/>
      <w:i/>
      <w:iCs/>
      <w:sz w:val="23"/>
    </w:rPr>
  </w:style>
  <w:style w:type="character" w:styleId="Rfrenceple">
    <w:name w:val="Subtle Reference"/>
    <w:basedOn w:val="Policepardfaut"/>
    <w:uiPriority w:val="31"/>
    <w:qFormat/>
    <w:rsid w:val="005A5297"/>
    <w:rPr>
      <w:rFonts w:asciiTheme="minorHAnsi" w:hAnsiTheme="minorHAnsi"/>
      <w:b/>
      <w:bCs/>
      <w:i/>
      <w:iCs/>
      <w:color w:val="775F55" w:themeColor="text2"/>
      <w:sz w:val="23"/>
    </w:rPr>
  </w:style>
  <w:style w:type="table" w:styleId="Grilledutableau">
    <w:name w:val="Table Grid"/>
    <w:basedOn w:val="TableauNormal"/>
    <w:uiPriority w:val="1"/>
    <w:rsid w:val="005A5297"/>
    <w:pPr>
      <w:spacing w:after="0" w:line="240" w:lineRule="auto"/>
    </w:pPr>
    <w:rPr>
      <w:rFonts w:eastAsiaTheme="minorEastAsia"/>
      <w:sz w:val="24"/>
      <w:szCs w:val="24"/>
      <w:lang w:val="fr-F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desrfrencesjuridiques">
    <w:name w:val="table of authorities"/>
    <w:basedOn w:val="Normal"/>
    <w:next w:val="Normal"/>
    <w:uiPriority w:val="99"/>
    <w:semiHidden/>
    <w:unhideWhenUsed/>
    <w:rsid w:val="005A5297"/>
    <w:pPr>
      <w:ind w:left="220" w:hanging="220"/>
    </w:pPr>
  </w:style>
  <w:style w:type="paragraph" w:styleId="TM1">
    <w:name w:val="toc 1"/>
    <w:basedOn w:val="Normal"/>
    <w:next w:val="Normal"/>
    <w:autoRedefine/>
    <w:uiPriority w:val="39"/>
    <w:unhideWhenUsed/>
    <w:qFormat/>
    <w:rsid w:val="005A5297"/>
    <w:pPr>
      <w:tabs>
        <w:tab w:val="right" w:leader="dot" w:pos="8630"/>
      </w:tabs>
      <w:spacing w:before="180" w:after="40" w:line="240" w:lineRule="auto"/>
    </w:pPr>
    <w:rPr>
      <w:b/>
      <w:bCs/>
      <w:caps/>
      <w:noProof/>
      <w:color w:val="775F55" w:themeColor="text2"/>
    </w:rPr>
  </w:style>
  <w:style w:type="paragraph" w:styleId="TM2">
    <w:name w:val="toc 2"/>
    <w:basedOn w:val="Normal"/>
    <w:next w:val="Normal"/>
    <w:autoRedefine/>
    <w:uiPriority w:val="39"/>
    <w:unhideWhenUsed/>
    <w:qFormat/>
    <w:rsid w:val="005A5297"/>
    <w:pPr>
      <w:tabs>
        <w:tab w:val="right" w:leader="dot" w:pos="8630"/>
      </w:tabs>
      <w:spacing w:after="40" w:line="240" w:lineRule="auto"/>
      <w:ind w:left="144"/>
    </w:pPr>
    <w:rPr>
      <w:noProof/>
    </w:rPr>
  </w:style>
  <w:style w:type="paragraph" w:styleId="TM3">
    <w:name w:val="toc 3"/>
    <w:basedOn w:val="Normal"/>
    <w:next w:val="Normal"/>
    <w:autoRedefine/>
    <w:uiPriority w:val="39"/>
    <w:unhideWhenUsed/>
    <w:qFormat/>
    <w:rsid w:val="005A5297"/>
    <w:pPr>
      <w:tabs>
        <w:tab w:val="right" w:leader="dot" w:pos="8630"/>
      </w:tabs>
      <w:spacing w:after="40" w:line="240" w:lineRule="auto"/>
      <w:ind w:left="288"/>
    </w:pPr>
    <w:rPr>
      <w:noProof/>
    </w:rPr>
  </w:style>
  <w:style w:type="paragraph" w:styleId="TM4">
    <w:name w:val="toc 4"/>
    <w:basedOn w:val="Normal"/>
    <w:next w:val="Normal"/>
    <w:autoRedefine/>
    <w:uiPriority w:val="99"/>
    <w:semiHidden/>
    <w:unhideWhenUsed/>
    <w:qFormat/>
    <w:rsid w:val="005A5297"/>
    <w:pPr>
      <w:tabs>
        <w:tab w:val="right" w:leader="dot" w:pos="8630"/>
      </w:tabs>
      <w:spacing w:after="40" w:line="240" w:lineRule="auto"/>
      <w:ind w:left="432"/>
    </w:pPr>
    <w:rPr>
      <w:noProof/>
    </w:rPr>
  </w:style>
  <w:style w:type="paragraph" w:styleId="TM5">
    <w:name w:val="toc 5"/>
    <w:basedOn w:val="Normal"/>
    <w:next w:val="Normal"/>
    <w:autoRedefine/>
    <w:uiPriority w:val="99"/>
    <w:semiHidden/>
    <w:unhideWhenUsed/>
    <w:qFormat/>
    <w:rsid w:val="005A5297"/>
    <w:pPr>
      <w:tabs>
        <w:tab w:val="right" w:leader="dot" w:pos="8630"/>
      </w:tabs>
      <w:spacing w:after="40" w:line="240" w:lineRule="auto"/>
      <w:ind w:left="576"/>
    </w:pPr>
    <w:rPr>
      <w:noProof/>
    </w:rPr>
  </w:style>
  <w:style w:type="paragraph" w:styleId="TM6">
    <w:name w:val="toc 6"/>
    <w:basedOn w:val="Normal"/>
    <w:next w:val="Normal"/>
    <w:autoRedefine/>
    <w:uiPriority w:val="99"/>
    <w:semiHidden/>
    <w:unhideWhenUsed/>
    <w:qFormat/>
    <w:rsid w:val="005A5297"/>
    <w:pPr>
      <w:tabs>
        <w:tab w:val="right" w:leader="dot" w:pos="8630"/>
      </w:tabs>
      <w:spacing w:after="40" w:line="240" w:lineRule="auto"/>
      <w:ind w:left="720"/>
    </w:pPr>
    <w:rPr>
      <w:noProof/>
    </w:rPr>
  </w:style>
  <w:style w:type="paragraph" w:styleId="TM7">
    <w:name w:val="toc 7"/>
    <w:basedOn w:val="Normal"/>
    <w:next w:val="Normal"/>
    <w:autoRedefine/>
    <w:uiPriority w:val="99"/>
    <w:semiHidden/>
    <w:unhideWhenUsed/>
    <w:qFormat/>
    <w:rsid w:val="005A5297"/>
    <w:pPr>
      <w:tabs>
        <w:tab w:val="right" w:leader="dot" w:pos="8630"/>
      </w:tabs>
      <w:spacing w:after="40" w:line="240" w:lineRule="auto"/>
      <w:ind w:left="864"/>
    </w:pPr>
    <w:rPr>
      <w:noProof/>
    </w:rPr>
  </w:style>
  <w:style w:type="paragraph" w:styleId="TM8">
    <w:name w:val="toc 8"/>
    <w:basedOn w:val="Normal"/>
    <w:next w:val="Normal"/>
    <w:autoRedefine/>
    <w:uiPriority w:val="99"/>
    <w:semiHidden/>
    <w:unhideWhenUsed/>
    <w:qFormat/>
    <w:rsid w:val="005A5297"/>
    <w:pPr>
      <w:tabs>
        <w:tab w:val="right" w:leader="dot" w:pos="8630"/>
      </w:tabs>
      <w:spacing w:after="40" w:line="240" w:lineRule="auto"/>
      <w:ind w:left="1008"/>
    </w:pPr>
    <w:rPr>
      <w:noProof/>
    </w:rPr>
  </w:style>
  <w:style w:type="paragraph" w:styleId="TM9">
    <w:name w:val="toc 9"/>
    <w:basedOn w:val="Normal"/>
    <w:next w:val="Normal"/>
    <w:autoRedefine/>
    <w:uiPriority w:val="99"/>
    <w:semiHidden/>
    <w:unhideWhenUsed/>
    <w:qFormat/>
    <w:rsid w:val="005A5297"/>
    <w:pPr>
      <w:tabs>
        <w:tab w:val="right" w:leader="dot" w:pos="8630"/>
      </w:tabs>
      <w:spacing w:after="40" w:line="240" w:lineRule="auto"/>
      <w:ind w:left="1152"/>
    </w:pPr>
    <w:rPr>
      <w:noProof/>
    </w:rPr>
  </w:style>
  <w:style w:type="character" w:customStyle="1" w:styleId="SansinterligneCar">
    <w:name w:val="Sans interligne Car"/>
    <w:basedOn w:val="Policepardfaut"/>
    <w:link w:val="Sansinterligne"/>
    <w:uiPriority w:val="99"/>
    <w:rsid w:val="005A5297"/>
    <w:rPr>
      <w:sz w:val="23"/>
    </w:rPr>
  </w:style>
  <w:style w:type="paragraph" w:customStyle="1" w:styleId="En-ttedepagepaire">
    <w:name w:val="En-tête de page paire"/>
    <w:basedOn w:val="Normal"/>
    <w:uiPriority w:val="39"/>
    <w:semiHidden/>
    <w:unhideWhenUsed/>
    <w:qFormat/>
    <w:rsid w:val="005A5297"/>
    <w:pPr>
      <w:pBdr>
        <w:bottom w:val="single" w:sz="4" w:space="1" w:color="94B6D2" w:themeColor="accent1"/>
      </w:pBdr>
      <w:spacing w:after="0" w:line="240" w:lineRule="auto"/>
    </w:pPr>
    <w:rPr>
      <w:b/>
      <w:bCs/>
      <w:color w:val="775F55" w:themeColor="text2"/>
      <w:sz w:val="20"/>
    </w:rPr>
  </w:style>
  <w:style w:type="paragraph" w:customStyle="1" w:styleId="Pieddepagepaire">
    <w:name w:val="Pied de page paire"/>
    <w:basedOn w:val="Normal"/>
    <w:uiPriority w:val="49"/>
    <w:semiHidden/>
    <w:unhideWhenUsed/>
    <w:rsid w:val="005A5297"/>
    <w:pPr>
      <w:pBdr>
        <w:top w:val="single" w:sz="4" w:space="1" w:color="94B6D2" w:themeColor="accent1"/>
      </w:pBdr>
    </w:pPr>
    <w:rPr>
      <w:color w:val="775F55" w:themeColor="text2"/>
      <w:sz w:val="20"/>
      <w:szCs w:val="20"/>
    </w:rPr>
  </w:style>
  <w:style w:type="paragraph" w:customStyle="1" w:styleId="En-ttedepageimpaire">
    <w:name w:val="En-tête de page impaire"/>
    <w:basedOn w:val="Normal"/>
    <w:uiPriority w:val="39"/>
    <w:semiHidden/>
    <w:unhideWhenUsed/>
    <w:qFormat/>
    <w:rsid w:val="005A5297"/>
    <w:pPr>
      <w:pBdr>
        <w:bottom w:val="single" w:sz="4" w:space="1" w:color="94B6D2" w:themeColor="accent1"/>
      </w:pBdr>
      <w:spacing w:after="0" w:line="240" w:lineRule="auto"/>
      <w:jc w:val="right"/>
    </w:pPr>
    <w:rPr>
      <w:b/>
      <w:bCs/>
      <w:color w:val="775F55" w:themeColor="text2"/>
      <w:sz w:val="20"/>
    </w:rPr>
  </w:style>
  <w:style w:type="paragraph" w:customStyle="1" w:styleId="Pieddepageimpaire">
    <w:name w:val="Pied de page impaire"/>
    <w:basedOn w:val="Normal"/>
    <w:uiPriority w:val="39"/>
    <w:semiHidden/>
    <w:unhideWhenUsed/>
    <w:qFormat/>
    <w:rsid w:val="005A5297"/>
    <w:pPr>
      <w:pBdr>
        <w:top w:val="single" w:sz="4" w:space="1" w:color="94B6D2" w:themeColor="accent1"/>
      </w:pBdr>
      <w:jc w:val="right"/>
    </w:pPr>
    <w:rPr>
      <w:color w:val="775F55" w:themeColor="text2"/>
      <w:sz w:val="20"/>
      <w:szCs w:val="20"/>
    </w:rPr>
  </w:style>
  <w:style w:type="character" w:styleId="Textedelespacerserv">
    <w:name w:val="Placeholder Text"/>
    <w:basedOn w:val="Policepardfaut"/>
    <w:uiPriority w:val="99"/>
    <w:semiHidden/>
    <w:rsid w:val="005A5297"/>
    <w:rPr>
      <w:color w:val="808080"/>
    </w:rPr>
  </w:style>
  <w:style w:type="paragraph" w:customStyle="1" w:styleId="Sansinterligne1">
    <w:name w:val="Sans interligne1"/>
    <w:basedOn w:val="Normal"/>
    <w:qFormat/>
    <w:rsid w:val="003F601A"/>
    <w:pPr>
      <w:framePr w:wrap="auto" w:hAnchor="page" w:xAlign="center" w:yAlign="top"/>
      <w:spacing w:after="0" w:line="240" w:lineRule="auto"/>
      <w:suppressOverlap/>
    </w:pPr>
    <w:rPr>
      <w:rFonts w:eastAsiaTheme="minorHAnsi" w:cs="Times New Roman"/>
      <w:szCs w:val="120"/>
      <w:lang w:val="en-US"/>
    </w:rPr>
  </w:style>
  <w:style w:type="paragraph" w:styleId="En-ttedetabledesmatires">
    <w:name w:val="TOC Heading"/>
    <w:basedOn w:val="Titre1"/>
    <w:next w:val="Normal"/>
    <w:uiPriority w:val="39"/>
    <w:semiHidden/>
    <w:unhideWhenUsed/>
    <w:qFormat/>
    <w:rsid w:val="003F601A"/>
    <w:pPr>
      <w:keepNext/>
      <w:keepLines/>
      <w:spacing w:before="480" w:after="0" w:line="276" w:lineRule="auto"/>
      <w:outlineLvl w:val="9"/>
    </w:pPr>
    <w:rPr>
      <w:b/>
      <w:bCs/>
      <w:caps w:val="0"/>
      <w:color w:val="548AB7" w:themeColor="accent1" w:themeShade="BF"/>
      <w:sz w:val="28"/>
      <w:szCs w:val="28"/>
    </w:rPr>
  </w:style>
  <w:style w:type="paragraph" w:styleId="Notedebasdepage">
    <w:name w:val="footnote text"/>
    <w:basedOn w:val="Normal"/>
    <w:link w:val="NotedebasdepageCar"/>
    <w:uiPriority w:val="99"/>
    <w:semiHidden/>
    <w:unhideWhenUsed/>
    <w:rsid w:val="00A438AC"/>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A438AC"/>
    <w:rPr>
      <w:rFonts w:eastAsiaTheme="minorEastAsia"/>
      <w:sz w:val="20"/>
      <w:szCs w:val="20"/>
      <w:lang w:val="en-GB"/>
    </w:rPr>
  </w:style>
  <w:style w:type="character" w:styleId="Appelnotedebasdep">
    <w:name w:val="footnote reference"/>
    <w:basedOn w:val="Policepardfaut"/>
    <w:uiPriority w:val="99"/>
    <w:semiHidden/>
    <w:unhideWhenUsed/>
    <w:rsid w:val="00A438AC"/>
    <w:rPr>
      <w:vertAlign w:val="superscript"/>
    </w:rPr>
  </w:style>
  <w:style w:type="character" w:customStyle="1" w:styleId="systrantokenword">
    <w:name w:val="systran_token_word"/>
    <w:basedOn w:val="Policepardfaut"/>
    <w:rsid w:val="008207B1"/>
  </w:style>
  <w:style w:type="paragraph" w:customStyle="1" w:styleId="Enttedetableau">
    <w:name w:val="Entête de tableau"/>
    <w:basedOn w:val="Normal"/>
    <w:next w:val="Normal"/>
    <w:rsid w:val="008207B1"/>
    <w:pPr>
      <w:suppressAutoHyphens/>
      <w:spacing w:before="60" w:after="60" w:line="240" w:lineRule="auto"/>
      <w:jc w:val="center"/>
    </w:pPr>
    <w:rPr>
      <w:rFonts w:ascii="Arial" w:eastAsia="Times New Roman" w:hAnsi="Arial" w:cs="Times New Roman"/>
      <w:b/>
      <w:sz w:val="20"/>
      <w:szCs w:val="20"/>
      <w:lang w:val="fr-FR" w:eastAsia="ar-SA"/>
    </w:rPr>
  </w:style>
  <w:style w:type="character" w:customStyle="1" w:styleId="hps">
    <w:name w:val="hps"/>
    <w:basedOn w:val="Policepardfaut"/>
    <w:rsid w:val="00831F24"/>
  </w:style>
  <w:style w:type="character" w:customStyle="1" w:styleId="shorttext">
    <w:name w:val="short_text"/>
    <w:basedOn w:val="Policepardfaut"/>
    <w:rsid w:val="00FC3559"/>
  </w:style>
  <w:style w:type="character" w:styleId="Lienhypertextesuivivisit">
    <w:name w:val="FollowedHyperlink"/>
    <w:basedOn w:val="Policepardfaut"/>
    <w:uiPriority w:val="99"/>
    <w:semiHidden/>
    <w:unhideWhenUsed/>
    <w:rsid w:val="00D7404D"/>
    <w:rPr>
      <w:color w:val="704404" w:themeColor="followedHyperlink"/>
      <w:u w:val="single"/>
    </w:rPr>
  </w:style>
  <w:style w:type="character" w:customStyle="1" w:styleId="LienInternet">
    <w:name w:val="Lien Internet"/>
    <w:basedOn w:val="Policepardfaut"/>
    <w:uiPriority w:val="99"/>
    <w:unhideWhenUsed/>
    <w:rsid w:val="00E74B8A"/>
    <w:rPr>
      <w:color w:val="F7B615" w:themeColor="hyperlink"/>
      <w:u w:val="single"/>
    </w:rPr>
  </w:style>
  <w:style w:type="paragraph" w:styleId="NormalWeb">
    <w:name w:val="Normal (Web)"/>
    <w:basedOn w:val="Normal"/>
    <w:uiPriority w:val="99"/>
    <w:semiHidden/>
    <w:unhideWhenUsed/>
    <w:rsid w:val="00D11855"/>
    <w:pPr>
      <w:spacing w:before="100" w:beforeAutospacing="1" w:after="100" w:afterAutospacing="1" w:line="240" w:lineRule="auto"/>
    </w:pPr>
    <w:rPr>
      <w:rFonts w:eastAsia="Times New Roman" w:cs="Times New Roman"/>
      <w:sz w:val="24"/>
      <w:szCs w:val="24"/>
      <w:lang w:val="fr-FR" w:eastAsia="fr-FR"/>
    </w:rPr>
  </w:style>
  <w:style w:type="character" w:styleId="CodeHTML">
    <w:name w:val="HTML Code"/>
    <w:basedOn w:val="Policepardfaut"/>
    <w:uiPriority w:val="99"/>
    <w:semiHidden/>
    <w:unhideWhenUsed/>
    <w:rsid w:val="00013DF1"/>
    <w:rPr>
      <w:rFonts w:ascii="Courier New" w:eastAsia="Times New Roman" w:hAnsi="Courier New" w:cs="Courier New"/>
      <w:sz w:val="20"/>
      <w:szCs w:val="20"/>
    </w:rPr>
  </w:style>
  <w:style w:type="paragraph" w:styleId="Notedefin">
    <w:name w:val="endnote text"/>
    <w:basedOn w:val="Normal"/>
    <w:link w:val="NotedefinCar"/>
    <w:uiPriority w:val="99"/>
    <w:semiHidden/>
    <w:unhideWhenUsed/>
    <w:rsid w:val="00E2139E"/>
    <w:pPr>
      <w:spacing w:after="0" w:line="240" w:lineRule="auto"/>
    </w:pPr>
    <w:rPr>
      <w:sz w:val="20"/>
      <w:szCs w:val="20"/>
    </w:rPr>
  </w:style>
  <w:style w:type="character" w:customStyle="1" w:styleId="NotedefinCar">
    <w:name w:val="Note de fin Car"/>
    <w:basedOn w:val="Policepardfaut"/>
    <w:link w:val="Notedefin"/>
    <w:uiPriority w:val="99"/>
    <w:semiHidden/>
    <w:rsid w:val="00E2139E"/>
    <w:rPr>
      <w:rFonts w:ascii="Times New Roman" w:eastAsiaTheme="minorEastAsia" w:hAnsi="Times New Roman"/>
      <w:sz w:val="20"/>
      <w:szCs w:val="20"/>
      <w:lang w:val="en-GB"/>
    </w:rPr>
  </w:style>
  <w:style w:type="character" w:styleId="Appeldenotedefin">
    <w:name w:val="endnote reference"/>
    <w:basedOn w:val="Policepardfaut"/>
    <w:uiPriority w:val="99"/>
    <w:semiHidden/>
    <w:unhideWhenUsed/>
    <w:rsid w:val="00E2139E"/>
    <w:rPr>
      <w:vertAlign w:val="superscript"/>
    </w:rPr>
  </w:style>
  <w:style w:type="character" w:styleId="Marquedecommentaire">
    <w:name w:val="annotation reference"/>
    <w:basedOn w:val="Policepardfaut"/>
    <w:uiPriority w:val="99"/>
    <w:semiHidden/>
    <w:unhideWhenUsed/>
    <w:rsid w:val="00BA78E7"/>
    <w:rPr>
      <w:sz w:val="16"/>
      <w:szCs w:val="16"/>
    </w:rPr>
  </w:style>
  <w:style w:type="paragraph" w:styleId="Commentaire">
    <w:name w:val="annotation text"/>
    <w:basedOn w:val="Normal"/>
    <w:link w:val="CommentaireCar"/>
    <w:uiPriority w:val="99"/>
    <w:semiHidden/>
    <w:unhideWhenUsed/>
    <w:rsid w:val="00BA78E7"/>
    <w:pPr>
      <w:spacing w:line="240" w:lineRule="auto"/>
    </w:pPr>
    <w:rPr>
      <w:sz w:val="20"/>
      <w:szCs w:val="20"/>
    </w:rPr>
  </w:style>
  <w:style w:type="character" w:customStyle="1" w:styleId="CommentaireCar">
    <w:name w:val="Commentaire Car"/>
    <w:basedOn w:val="Policepardfaut"/>
    <w:link w:val="Commentaire"/>
    <w:uiPriority w:val="99"/>
    <w:semiHidden/>
    <w:rsid w:val="00BA78E7"/>
    <w:rPr>
      <w:rFonts w:ascii="Times New Roman" w:eastAsiaTheme="minorEastAsia" w:hAnsi="Times New Roman"/>
      <w:sz w:val="20"/>
      <w:szCs w:val="20"/>
      <w:lang w:val="en-GB"/>
    </w:rPr>
  </w:style>
  <w:style w:type="paragraph" w:styleId="Objetducommentaire">
    <w:name w:val="annotation subject"/>
    <w:basedOn w:val="Commentaire"/>
    <w:next w:val="Commentaire"/>
    <w:link w:val="ObjetducommentaireCar"/>
    <w:uiPriority w:val="99"/>
    <w:semiHidden/>
    <w:unhideWhenUsed/>
    <w:rsid w:val="00BA78E7"/>
    <w:rPr>
      <w:b/>
      <w:bCs/>
    </w:rPr>
  </w:style>
  <w:style w:type="character" w:customStyle="1" w:styleId="ObjetducommentaireCar">
    <w:name w:val="Objet du commentaire Car"/>
    <w:basedOn w:val="CommentaireCar"/>
    <w:link w:val="Objetducommentaire"/>
    <w:uiPriority w:val="99"/>
    <w:semiHidden/>
    <w:rsid w:val="00BA78E7"/>
    <w:rPr>
      <w:rFonts w:ascii="Times New Roman" w:eastAsiaTheme="minorEastAsia" w:hAnsi="Times New Roman"/>
      <w:b/>
      <w:bCs/>
      <w:sz w:val="20"/>
      <w:szCs w:val="20"/>
      <w:lang w:val="en-GB"/>
    </w:rPr>
  </w:style>
  <w:style w:type="paragraph" w:styleId="Rvision">
    <w:name w:val="Revision"/>
    <w:hidden/>
    <w:uiPriority w:val="99"/>
    <w:semiHidden/>
    <w:rsid w:val="00BA78E7"/>
    <w:pPr>
      <w:spacing w:after="0" w:line="240" w:lineRule="auto"/>
    </w:pPr>
    <w:rPr>
      <w:rFonts w:ascii="Times New Roman" w:eastAsiaTheme="minorEastAsia" w:hAnsi="Times New Roman"/>
      <w:szCs w:val="23"/>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qFormat="1"/>
    <w:lsdException w:name="toc 5" w:qFormat="1"/>
    <w:lsdException w:name="toc 6" w:qFormat="1"/>
    <w:lsdException w:name="toc 7" w:qFormat="1"/>
    <w:lsdException w:name="toc 8" w:qFormat="1"/>
    <w:lsdException w:name="toc 9" w:qFormat="1"/>
    <w:lsdException w:name="caption" w:semiHidden="0" w:uiPriority="35" w:unhideWhenUsed="0" w:qFormat="1"/>
    <w:lsdException w:name="List Bullet" w:uiPriority="36" w:qFormat="1"/>
    <w:lsdException w:name="List Bullet 2" w:uiPriority="36" w:qFormat="1"/>
    <w:lsdException w:name="List Bullet 3" w:uiPriority="36" w:qFormat="1"/>
    <w:lsdException w:name="List Bullet 4" w:uiPriority="36" w:qFormat="1"/>
    <w:lsdException w:name="List Bullet 5" w:uiPriority="36"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nhideWhenUsed="0" w:qFormat="1"/>
    <w:lsdException w:name="Light Shading" w:semiHidden="0" w:uiPriority="40" w:unhideWhenUsed="0"/>
    <w:lsdException w:name="Light List" w:semiHidden="0" w:uiPriority="40" w:unhideWhenUsed="0"/>
    <w:lsdException w:name="Light Grid" w:semiHidden="0" w:uiPriority="40" w:unhideWhenUsed="0"/>
    <w:lsdException w:name="Medium Shading 1" w:semiHidden="0" w:uiPriority="40" w:unhideWhenUsed="0"/>
    <w:lsdException w:name="Medium Shading 2" w:semiHidden="0" w:uiPriority="40" w:unhideWhenUsed="0"/>
    <w:lsdException w:name="Medium List 1" w:semiHidden="0" w:uiPriority="40" w:unhideWhenUsed="0"/>
    <w:lsdException w:name="Medium List 2" w:semiHidden="0" w:uiPriority="40" w:unhideWhenUsed="0"/>
    <w:lsdException w:name="Medium Grid 1" w:semiHidden="0" w:uiPriority="40" w:unhideWhenUsed="0"/>
    <w:lsdException w:name="Medium Grid 2" w:semiHidden="0" w:uiPriority="40" w:unhideWhenUsed="0"/>
    <w:lsdException w:name="Medium Grid 3" w:semiHidden="0" w:uiPriority="40" w:unhideWhenUsed="0"/>
    <w:lsdException w:name="Dark List" w:semiHidden="0" w:uiPriority="40" w:unhideWhenUsed="0"/>
    <w:lsdException w:name="Colorful Shading" w:semiHidden="0" w:uiPriority="40" w:unhideWhenUsed="0"/>
    <w:lsdException w:name="Colorful List" w:semiHidden="0" w:uiPriority="40" w:unhideWhenUsed="0"/>
    <w:lsdException w:name="Colorful Grid" w:semiHidden="0" w:uiPriority="40" w:unhideWhenUsed="0"/>
    <w:lsdException w:name="Light Shading Accent 1" w:semiHidden="0" w:uiPriority="41" w:unhideWhenUsed="0"/>
    <w:lsdException w:name="Light List Accent 1" w:semiHidden="0" w:uiPriority="41" w:unhideWhenUsed="0"/>
    <w:lsdException w:name="Light Grid Accent 1" w:semiHidden="0" w:uiPriority="41" w:unhideWhenUsed="0"/>
    <w:lsdException w:name="Medium Shading 1 Accent 1" w:semiHidden="0" w:uiPriority="41" w:unhideWhenUsed="0"/>
    <w:lsdException w:name="Medium Shading 2 Accent 1" w:semiHidden="0" w:uiPriority="41" w:unhideWhenUsed="0"/>
    <w:lsdException w:name="Medium List 1 Accent 1" w:semiHidden="0" w:uiPriority="41"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41" w:unhideWhenUsed="0"/>
    <w:lsdException w:name="Medium Grid 1 Accent 1" w:semiHidden="0" w:uiPriority="41" w:unhideWhenUsed="0"/>
    <w:lsdException w:name="Medium Grid 2 Accent 1" w:semiHidden="0" w:uiPriority="41" w:unhideWhenUsed="0"/>
    <w:lsdException w:name="Medium Grid 3 Accent 1" w:semiHidden="0" w:uiPriority="41" w:unhideWhenUsed="0"/>
    <w:lsdException w:name="Dark List Accent 1" w:semiHidden="0" w:uiPriority="41" w:unhideWhenUsed="0"/>
    <w:lsdException w:name="Colorful Shading Accent 1" w:semiHidden="0" w:uiPriority="41" w:unhideWhenUsed="0"/>
    <w:lsdException w:name="Colorful List Accent 1" w:semiHidden="0" w:uiPriority="41" w:unhideWhenUsed="0"/>
    <w:lsdException w:name="Colorful Grid Accent 1" w:semiHidden="0" w:uiPriority="41" w:unhideWhenUsed="0"/>
    <w:lsdException w:name="Light Shading Accent 2" w:semiHidden="0" w:uiPriority="42" w:unhideWhenUsed="0"/>
    <w:lsdException w:name="Light List Accent 2" w:semiHidden="0" w:uiPriority="42" w:unhideWhenUsed="0"/>
    <w:lsdException w:name="Light Grid Accent 2" w:semiHidden="0" w:uiPriority="42" w:unhideWhenUsed="0"/>
    <w:lsdException w:name="Medium Shading 1 Accent 2" w:semiHidden="0" w:uiPriority="42" w:unhideWhenUsed="0"/>
    <w:lsdException w:name="Medium Shading 2 Accent 2" w:semiHidden="0" w:uiPriority="42" w:unhideWhenUsed="0"/>
    <w:lsdException w:name="Medium List 1 Accent 2" w:semiHidden="0" w:uiPriority="42" w:unhideWhenUsed="0"/>
    <w:lsdException w:name="Medium List 2 Accent 2" w:semiHidden="0" w:uiPriority="42" w:unhideWhenUsed="0"/>
    <w:lsdException w:name="Medium Grid 1 Accent 2" w:semiHidden="0" w:uiPriority="42" w:unhideWhenUsed="0"/>
    <w:lsdException w:name="Medium Grid 2 Accent 2" w:semiHidden="0" w:uiPriority="42" w:unhideWhenUsed="0"/>
    <w:lsdException w:name="Medium Grid 3 Accent 2" w:semiHidden="0" w:uiPriority="42" w:unhideWhenUsed="0"/>
    <w:lsdException w:name="Dark List Accent 2" w:semiHidden="0" w:uiPriority="42" w:unhideWhenUsed="0"/>
    <w:lsdException w:name="Colorful Shading Accent 2" w:semiHidden="0" w:uiPriority="42" w:unhideWhenUsed="0"/>
    <w:lsdException w:name="Colorful List Accent 2" w:semiHidden="0" w:uiPriority="42" w:unhideWhenUsed="0"/>
    <w:lsdException w:name="Colorful Grid Accent 2" w:semiHidden="0" w:uiPriority="42" w:unhideWhenUsed="0"/>
    <w:lsdException w:name="Light Shading Accent 3" w:semiHidden="0" w:uiPriority="43" w:unhideWhenUsed="0"/>
    <w:lsdException w:name="Light List Accent 3" w:semiHidden="0" w:uiPriority="43" w:unhideWhenUsed="0"/>
    <w:lsdException w:name="Light Grid Accent 3" w:semiHidden="0" w:uiPriority="43" w:unhideWhenUsed="0"/>
    <w:lsdException w:name="Medium Shading 1 Accent 3" w:semiHidden="0" w:uiPriority="43" w:unhideWhenUsed="0"/>
    <w:lsdException w:name="Medium Shading 2 Accent 3" w:semiHidden="0" w:uiPriority="43" w:unhideWhenUsed="0"/>
    <w:lsdException w:name="Medium List 1 Accent 3" w:semiHidden="0" w:uiPriority="43" w:unhideWhenUsed="0"/>
    <w:lsdException w:name="Medium List 2 Accent 3" w:semiHidden="0" w:uiPriority="43" w:unhideWhenUsed="0"/>
    <w:lsdException w:name="Medium Grid 1 Accent 3" w:semiHidden="0" w:uiPriority="43" w:unhideWhenUsed="0"/>
    <w:lsdException w:name="Medium Grid 2 Accent 3" w:semiHidden="0" w:uiPriority="43" w:unhideWhenUsed="0"/>
    <w:lsdException w:name="Medium Grid 3 Accent 3" w:semiHidden="0" w:uiPriority="43" w:unhideWhenUsed="0"/>
    <w:lsdException w:name="Dark List Accent 3" w:semiHidden="0" w:uiPriority="43" w:unhideWhenUsed="0"/>
    <w:lsdException w:name="Colorful Shading Accent 3" w:semiHidden="0" w:uiPriority="43" w:unhideWhenUsed="0"/>
    <w:lsdException w:name="Colorful List Accent 3" w:semiHidden="0" w:uiPriority="43" w:unhideWhenUsed="0"/>
    <w:lsdException w:name="Colorful Grid Accent 3" w:semiHidden="0" w:uiPriority="43" w:unhideWhenUsed="0"/>
    <w:lsdException w:name="Light Shading Accent 4" w:semiHidden="0" w:uiPriority="44" w:unhideWhenUsed="0"/>
    <w:lsdException w:name="Light List Accent 4" w:semiHidden="0" w:uiPriority="44" w:unhideWhenUsed="0"/>
    <w:lsdException w:name="Light Grid Accent 4" w:semiHidden="0" w:uiPriority="44" w:unhideWhenUsed="0"/>
    <w:lsdException w:name="Medium Shading 1 Accent 4" w:semiHidden="0" w:uiPriority="44" w:unhideWhenUsed="0"/>
    <w:lsdException w:name="Medium Shading 2 Accent 4" w:semiHidden="0" w:uiPriority="44" w:unhideWhenUsed="0"/>
    <w:lsdException w:name="Medium List 1 Accent 4" w:semiHidden="0" w:uiPriority="44" w:unhideWhenUsed="0"/>
    <w:lsdException w:name="Medium List 2 Accent 4" w:semiHidden="0" w:uiPriority="44" w:unhideWhenUsed="0"/>
    <w:lsdException w:name="Medium Grid 1 Accent 4" w:semiHidden="0" w:uiPriority="44" w:unhideWhenUsed="0"/>
    <w:lsdException w:name="Medium Grid 2 Accent 4" w:semiHidden="0" w:uiPriority="44" w:unhideWhenUsed="0"/>
    <w:lsdException w:name="Medium Grid 3 Accent 4" w:semiHidden="0" w:uiPriority="44" w:unhideWhenUsed="0"/>
    <w:lsdException w:name="Dark List Accent 4" w:semiHidden="0" w:uiPriority="44" w:unhideWhenUsed="0"/>
    <w:lsdException w:name="Colorful Shading Accent 4" w:semiHidden="0" w:uiPriority="44" w:unhideWhenUsed="0"/>
    <w:lsdException w:name="Colorful List Accent 4" w:semiHidden="0" w:uiPriority="44" w:unhideWhenUsed="0"/>
    <w:lsdException w:name="Colorful Grid Accent 4" w:semiHidden="0" w:uiPriority="44" w:unhideWhenUsed="0"/>
    <w:lsdException w:name="Light Shading Accent 5" w:semiHidden="0" w:uiPriority="45" w:unhideWhenUsed="0"/>
    <w:lsdException w:name="Light List Accent 5" w:semiHidden="0" w:uiPriority="45" w:unhideWhenUsed="0"/>
    <w:lsdException w:name="Light Grid Accent 5" w:semiHidden="0" w:uiPriority="45" w:unhideWhenUsed="0"/>
    <w:lsdException w:name="Medium Shading 1 Accent 5" w:semiHidden="0" w:uiPriority="45" w:unhideWhenUsed="0"/>
    <w:lsdException w:name="Medium Shading 2 Accent 5" w:semiHidden="0" w:uiPriority="45" w:unhideWhenUsed="0"/>
    <w:lsdException w:name="Medium List 1 Accent 5" w:semiHidden="0" w:uiPriority="45" w:unhideWhenUsed="0"/>
    <w:lsdException w:name="Medium List 2 Accent 5" w:semiHidden="0" w:uiPriority="45" w:unhideWhenUsed="0"/>
    <w:lsdException w:name="Medium Grid 1 Accent 5" w:semiHidden="0" w:uiPriority="45" w:unhideWhenUsed="0"/>
    <w:lsdException w:name="Medium Grid 2 Accent 5" w:semiHidden="0" w:uiPriority="45" w:unhideWhenUsed="0"/>
    <w:lsdException w:name="Medium Grid 3 Accent 5" w:semiHidden="0" w:uiPriority="45" w:unhideWhenUsed="0"/>
    <w:lsdException w:name="Dark List Accent 5" w:semiHidden="0" w:uiPriority="45" w:unhideWhenUsed="0"/>
    <w:lsdException w:name="Colorful Shading Accent 5" w:semiHidden="0" w:uiPriority="45" w:unhideWhenUsed="0"/>
    <w:lsdException w:name="Colorful List Accent 5" w:semiHidden="0" w:uiPriority="45" w:unhideWhenUsed="0"/>
    <w:lsdException w:name="Colorful Grid Accent 5" w:semiHidden="0" w:uiPriority="45" w:unhideWhenUsed="0"/>
    <w:lsdException w:name="Light Shading Accent 6" w:semiHidden="0" w:uiPriority="46" w:unhideWhenUsed="0"/>
    <w:lsdException w:name="Light List Accent 6" w:semiHidden="0" w:uiPriority="46" w:unhideWhenUsed="0"/>
    <w:lsdException w:name="Light Grid Accent 6" w:semiHidden="0" w:uiPriority="46" w:unhideWhenUsed="0"/>
    <w:lsdException w:name="Medium Shading 1 Accent 6" w:semiHidden="0" w:uiPriority="46" w:unhideWhenUsed="0"/>
    <w:lsdException w:name="Medium Shading 2 Accent 6" w:semiHidden="0" w:uiPriority="46" w:unhideWhenUsed="0"/>
    <w:lsdException w:name="Medium List 1 Accent 6" w:semiHidden="0" w:uiPriority="46" w:unhideWhenUsed="0"/>
    <w:lsdException w:name="Medium List 2 Accent 6" w:semiHidden="0" w:uiPriority="46" w:unhideWhenUsed="0"/>
    <w:lsdException w:name="Medium Grid 1 Accent 6" w:semiHidden="0" w:uiPriority="46" w:unhideWhenUsed="0"/>
    <w:lsdException w:name="Medium Grid 2 Accent 6" w:semiHidden="0" w:uiPriority="46" w:unhideWhenUsed="0"/>
    <w:lsdException w:name="Medium Grid 3 Accent 6" w:semiHidden="0" w:uiPriority="46" w:unhideWhenUsed="0"/>
    <w:lsdException w:name="Dark List Accent 6" w:semiHidden="0" w:uiPriority="46" w:unhideWhenUsed="0"/>
    <w:lsdException w:name="Colorful Shading Accent 6" w:semiHidden="0" w:uiPriority="46" w:unhideWhenUsed="0"/>
    <w:lsdException w:name="Colorful List Accent 6" w:semiHidden="0" w:uiPriority="46" w:unhideWhenUsed="0"/>
    <w:lsdException w:name="Colorful Grid Accent 6" w:semiHidden="0" w:uiPriority="46"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4CC8"/>
    <w:pPr>
      <w:spacing w:after="180" w:line="264" w:lineRule="auto"/>
    </w:pPr>
    <w:rPr>
      <w:rFonts w:ascii="Times New Roman" w:eastAsiaTheme="minorEastAsia" w:hAnsi="Times New Roman"/>
      <w:szCs w:val="23"/>
      <w:lang w:val="en-GB"/>
    </w:rPr>
  </w:style>
  <w:style w:type="paragraph" w:styleId="Titre1">
    <w:name w:val="heading 1"/>
    <w:basedOn w:val="Normal"/>
    <w:next w:val="Normal"/>
    <w:link w:val="Titre1Car"/>
    <w:uiPriority w:val="9"/>
    <w:unhideWhenUsed/>
    <w:qFormat/>
    <w:rsid w:val="00102101"/>
    <w:pPr>
      <w:spacing w:before="300" w:after="80" w:line="240" w:lineRule="auto"/>
      <w:outlineLvl w:val="0"/>
    </w:pPr>
    <w:rPr>
      <w:rFonts w:eastAsiaTheme="majorEastAsia" w:cstheme="majorBidi"/>
      <w:caps/>
      <w:color w:val="775F55" w:themeColor="text2"/>
      <w:sz w:val="32"/>
      <w:szCs w:val="32"/>
    </w:rPr>
  </w:style>
  <w:style w:type="paragraph" w:styleId="Titre2">
    <w:name w:val="heading 2"/>
    <w:basedOn w:val="Normal"/>
    <w:next w:val="Normal"/>
    <w:link w:val="Titre2Car"/>
    <w:uiPriority w:val="9"/>
    <w:unhideWhenUsed/>
    <w:qFormat/>
    <w:rsid w:val="005A5297"/>
    <w:pPr>
      <w:spacing w:before="240" w:after="80"/>
      <w:outlineLvl w:val="1"/>
    </w:pPr>
    <w:rPr>
      <w:b/>
      <w:bCs/>
      <w:color w:val="94B6D2" w:themeColor="accent1"/>
      <w:spacing w:val="20"/>
      <w:sz w:val="28"/>
      <w:szCs w:val="28"/>
    </w:rPr>
  </w:style>
  <w:style w:type="paragraph" w:styleId="Titre3">
    <w:name w:val="heading 3"/>
    <w:basedOn w:val="Normal"/>
    <w:next w:val="Normal"/>
    <w:link w:val="Titre3Car"/>
    <w:uiPriority w:val="9"/>
    <w:unhideWhenUsed/>
    <w:qFormat/>
    <w:rsid w:val="005A5297"/>
    <w:pPr>
      <w:spacing w:before="240" w:after="60"/>
      <w:outlineLvl w:val="2"/>
    </w:pPr>
    <w:rPr>
      <w:b/>
      <w:bCs/>
      <w:color w:val="000000" w:themeColor="text1"/>
      <w:spacing w:val="10"/>
    </w:rPr>
  </w:style>
  <w:style w:type="paragraph" w:styleId="Titre4">
    <w:name w:val="heading 4"/>
    <w:basedOn w:val="Normal"/>
    <w:next w:val="Normal"/>
    <w:link w:val="Titre4Car"/>
    <w:uiPriority w:val="9"/>
    <w:unhideWhenUsed/>
    <w:qFormat/>
    <w:rsid w:val="005A5297"/>
    <w:pPr>
      <w:spacing w:before="240" w:after="0"/>
      <w:outlineLvl w:val="3"/>
    </w:pPr>
    <w:rPr>
      <w:caps/>
      <w:spacing w:val="14"/>
      <w:szCs w:val="22"/>
    </w:rPr>
  </w:style>
  <w:style w:type="paragraph" w:styleId="Titre5">
    <w:name w:val="heading 5"/>
    <w:basedOn w:val="Normal"/>
    <w:next w:val="Normal"/>
    <w:link w:val="Titre5Car"/>
    <w:uiPriority w:val="9"/>
    <w:unhideWhenUsed/>
    <w:qFormat/>
    <w:rsid w:val="005A5297"/>
    <w:pPr>
      <w:spacing w:before="200" w:after="0"/>
      <w:outlineLvl w:val="4"/>
    </w:pPr>
    <w:rPr>
      <w:b/>
      <w:bCs/>
      <w:color w:val="775F55" w:themeColor="text2"/>
      <w:spacing w:val="10"/>
    </w:rPr>
  </w:style>
  <w:style w:type="paragraph" w:styleId="Titre6">
    <w:name w:val="heading 6"/>
    <w:basedOn w:val="Normal"/>
    <w:next w:val="Normal"/>
    <w:link w:val="Titre6Car"/>
    <w:uiPriority w:val="9"/>
    <w:semiHidden/>
    <w:unhideWhenUsed/>
    <w:qFormat/>
    <w:rsid w:val="005A5297"/>
    <w:pPr>
      <w:spacing w:after="0"/>
      <w:outlineLvl w:val="5"/>
    </w:pPr>
    <w:rPr>
      <w:b/>
      <w:bCs/>
      <w:color w:val="DD8047" w:themeColor="accent2"/>
      <w:spacing w:val="10"/>
    </w:rPr>
  </w:style>
  <w:style w:type="paragraph" w:styleId="Titre7">
    <w:name w:val="heading 7"/>
    <w:basedOn w:val="Normal"/>
    <w:next w:val="Normal"/>
    <w:link w:val="Titre7Car"/>
    <w:uiPriority w:val="9"/>
    <w:semiHidden/>
    <w:unhideWhenUsed/>
    <w:qFormat/>
    <w:rsid w:val="005A5297"/>
    <w:pPr>
      <w:spacing w:after="0"/>
      <w:outlineLvl w:val="6"/>
    </w:pPr>
    <w:rPr>
      <w:smallCaps/>
      <w:color w:val="000000" w:themeColor="text1"/>
      <w:spacing w:val="10"/>
    </w:rPr>
  </w:style>
  <w:style w:type="paragraph" w:styleId="Titre8">
    <w:name w:val="heading 8"/>
    <w:basedOn w:val="Normal"/>
    <w:next w:val="Normal"/>
    <w:link w:val="Titre8Car"/>
    <w:uiPriority w:val="9"/>
    <w:semiHidden/>
    <w:unhideWhenUsed/>
    <w:qFormat/>
    <w:rsid w:val="005A5297"/>
    <w:pPr>
      <w:spacing w:after="0"/>
      <w:outlineLvl w:val="7"/>
    </w:pPr>
    <w:rPr>
      <w:b/>
      <w:bCs/>
      <w:i/>
      <w:iCs/>
      <w:color w:val="94B6D2" w:themeColor="accent1"/>
      <w:spacing w:val="10"/>
      <w:sz w:val="24"/>
      <w:szCs w:val="24"/>
    </w:rPr>
  </w:style>
  <w:style w:type="paragraph" w:styleId="Titre9">
    <w:name w:val="heading 9"/>
    <w:basedOn w:val="Normal"/>
    <w:next w:val="Normal"/>
    <w:link w:val="Titre9Car"/>
    <w:uiPriority w:val="9"/>
    <w:semiHidden/>
    <w:unhideWhenUsed/>
    <w:qFormat/>
    <w:rsid w:val="005A5297"/>
    <w:pPr>
      <w:spacing w:after="0"/>
      <w:outlineLvl w:val="8"/>
    </w:pPr>
    <w:rPr>
      <w:b/>
      <w:bCs/>
      <w:caps/>
      <w:color w:val="A5AB81" w:themeColor="accent3"/>
      <w:spacing w:val="40"/>
      <w:sz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02101"/>
    <w:rPr>
      <w:rFonts w:ascii="Times New Roman" w:eastAsiaTheme="majorEastAsia" w:hAnsi="Times New Roman" w:cstheme="majorBidi"/>
      <w:caps/>
      <w:color w:val="775F55" w:themeColor="text2"/>
      <w:sz w:val="32"/>
      <w:szCs w:val="32"/>
      <w:lang w:val="en-GB"/>
    </w:rPr>
  </w:style>
  <w:style w:type="character" w:customStyle="1" w:styleId="Titre2Car">
    <w:name w:val="Titre 2 Car"/>
    <w:basedOn w:val="Policepardfaut"/>
    <w:link w:val="Titre2"/>
    <w:uiPriority w:val="9"/>
    <w:rsid w:val="005A5297"/>
    <w:rPr>
      <w:b/>
      <w:bCs/>
      <w:color w:val="94B6D2" w:themeColor="accent1"/>
      <w:spacing w:val="20"/>
      <w:sz w:val="28"/>
      <w:szCs w:val="28"/>
    </w:rPr>
  </w:style>
  <w:style w:type="character" w:customStyle="1" w:styleId="Titre3Car">
    <w:name w:val="Titre 3 Car"/>
    <w:basedOn w:val="Policepardfaut"/>
    <w:link w:val="Titre3"/>
    <w:uiPriority w:val="9"/>
    <w:rsid w:val="005A5297"/>
    <w:rPr>
      <w:b/>
      <w:bCs/>
      <w:color w:val="000000" w:themeColor="text1"/>
      <w:spacing w:val="10"/>
      <w:sz w:val="23"/>
    </w:rPr>
  </w:style>
  <w:style w:type="paragraph" w:styleId="Pieddepage">
    <w:name w:val="footer"/>
    <w:basedOn w:val="Normal"/>
    <w:link w:val="PieddepageCar"/>
    <w:uiPriority w:val="99"/>
    <w:unhideWhenUsed/>
    <w:rsid w:val="005A5297"/>
    <w:pPr>
      <w:tabs>
        <w:tab w:val="center" w:pos="4320"/>
        <w:tab w:val="right" w:pos="8640"/>
      </w:tabs>
    </w:pPr>
  </w:style>
  <w:style w:type="character" w:customStyle="1" w:styleId="PieddepageCar">
    <w:name w:val="Pied de page Car"/>
    <w:basedOn w:val="Policepardfaut"/>
    <w:link w:val="Pieddepage"/>
    <w:uiPriority w:val="99"/>
    <w:rsid w:val="005A5297"/>
    <w:rPr>
      <w:sz w:val="23"/>
    </w:rPr>
  </w:style>
  <w:style w:type="paragraph" w:styleId="En-tte">
    <w:name w:val="header"/>
    <w:basedOn w:val="Normal"/>
    <w:link w:val="En-tteCar"/>
    <w:uiPriority w:val="99"/>
    <w:unhideWhenUsed/>
    <w:rsid w:val="005A5297"/>
    <w:pPr>
      <w:tabs>
        <w:tab w:val="center" w:pos="4320"/>
        <w:tab w:val="right" w:pos="8640"/>
      </w:tabs>
    </w:pPr>
  </w:style>
  <w:style w:type="character" w:customStyle="1" w:styleId="En-tteCar">
    <w:name w:val="En-tête Car"/>
    <w:basedOn w:val="Policepardfaut"/>
    <w:link w:val="En-tte"/>
    <w:uiPriority w:val="99"/>
    <w:rsid w:val="005A5297"/>
    <w:rPr>
      <w:sz w:val="23"/>
    </w:rPr>
  </w:style>
  <w:style w:type="paragraph" w:styleId="Citationintense">
    <w:name w:val="Intense Quote"/>
    <w:basedOn w:val="Normal"/>
    <w:link w:val="CitationintenseCar"/>
    <w:uiPriority w:val="30"/>
    <w:qFormat/>
    <w:rsid w:val="005A5297"/>
    <w:pPr>
      <w:pBdr>
        <w:top w:val="double" w:sz="12" w:space="10" w:color="DD8047" w:themeColor="accent2"/>
        <w:left w:val="double" w:sz="12" w:space="10" w:color="DD8047" w:themeColor="accent2"/>
        <w:bottom w:val="double" w:sz="12" w:space="10" w:color="DD8047" w:themeColor="accent2"/>
        <w:right w:val="double" w:sz="12" w:space="10" w:color="DD8047" w:themeColor="accent2"/>
      </w:pBdr>
      <w:shd w:val="clear" w:color="auto" w:fill="FFFFFF" w:themeFill="background1"/>
      <w:spacing w:before="300" w:after="300"/>
      <w:ind w:left="720" w:right="720"/>
      <w:contextualSpacing/>
    </w:pPr>
    <w:rPr>
      <w:b/>
      <w:bCs/>
      <w:color w:val="DD8047" w:themeColor="accent2"/>
    </w:rPr>
  </w:style>
  <w:style w:type="character" w:customStyle="1" w:styleId="CitationintenseCar">
    <w:name w:val="Citation intense Car"/>
    <w:basedOn w:val="Policepardfaut"/>
    <w:link w:val="Citationintense"/>
    <w:uiPriority w:val="30"/>
    <w:rsid w:val="005A5297"/>
    <w:rPr>
      <w:b/>
      <w:bCs/>
      <w:color w:val="DD8047" w:themeColor="accent2"/>
      <w:sz w:val="23"/>
      <w:shd w:val="clear" w:color="auto" w:fill="FFFFFF" w:themeFill="background1"/>
    </w:rPr>
  </w:style>
  <w:style w:type="paragraph" w:styleId="Sous-titre">
    <w:name w:val="Subtitle"/>
    <w:basedOn w:val="Normal"/>
    <w:link w:val="Sous-titreCar"/>
    <w:uiPriority w:val="11"/>
    <w:qFormat/>
    <w:rsid w:val="005A5297"/>
    <w:pPr>
      <w:spacing w:after="720" w:line="240" w:lineRule="auto"/>
    </w:pPr>
    <w:rPr>
      <w:rFonts w:asciiTheme="majorHAnsi" w:eastAsiaTheme="majorEastAsia" w:hAnsiTheme="majorHAnsi" w:cstheme="majorBidi"/>
      <w:b/>
      <w:bCs/>
      <w:caps/>
      <w:color w:val="DD8047" w:themeColor="accent2"/>
      <w:spacing w:val="50"/>
      <w:sz w:val="24"/>
      <w:szCs w:val="24"/>
    </w:rPr>
  </w:style>
  <w:style w:type="character" w:customStyle="1" w:styleId="Sous-titreCar">
    <w:name w:val="Sous-titre Car"/>
    <w:basedOn w:val="Policepardfaut"/>
    <w:link w:val="Sous-titre"/>
    <w:uiPriority w:val="11"/>
    <w:rsid w:val="005A5297"/>
    <w:rPr>
      <w:rFonts w:asciiTheme="majorHAnsi" w:eastAsiaTheme="majorEastAsia" w:hAnsiTheme="majorHAnsi" w:cstheme="majorBidi"/>
      <w:b/>
      <w:bCs/>
      <w:caps/>
      <w:color w:val="DD8047" w:themeColor="accent2"/>
      <w:spacing w:val="50"/>
      <w:sz w:val="24"/>
      <w:szCs w:val="24"/>
    </w:rPr>
  </w:style>
  <w:style w:type="paragraph" w:styleId="Titre">
    <w:name w:val="Title"/>
    <w:basedOn w:val="Normal"/>
    <w:link w:val="TitreCar"/>
    <w:uiPriority w:val="10"/>
    <w:qFormat/>
    <w:rsid w:val="005A5297"/>
    <w:pPr>
      <w:spacing w:after="0" w:line="240" w:lineRule="auto"/>
    </w:pPr>
    <w:rPr>
      <w:color w:val="775F55" w:themeColor="text2"/>
      <w:sz w:val="72"/>
      <w:szCs w:val="72"/>
    </w:rPr>
  </w:style>
  <w:style w:type="character" w:customStyle="1" w:styleId="TitreCar">
    <w:name w:val="Titre Car"/>
    <w:basedOn w:val="Policepardfaut"/>
    <w:link w:val="Titre"/>
    <w:uiPriority w:val="10"/>
    <w:rsid w:val="005A5297"/>
    <w:rPr>
      <w:color w:val="775F55" w:themeColor="text2"/>
      <w:sz w:val="72"/>
      <w:szCs w:val="72"/>
    </w:rPr>
  </w:style>
  <w:style w:type="paragraph" w:styleId="Textedebulles">
    <w:name w:val="Balloon Text"/>
    <w:basedOn w:val="Normal"/>
    <w:link w:val="TextedebullesCar"/>
    <w:uiPriority w:val="99"/>
    <w:semiHidden/>
    <w:unhideWhenUsed/>
    <w:rsid w:val="005A5297"/>
    <w:rPr>
      <w:rFonts w:hAnsi="Tahoma"/>
      <w:sz w:val="16"/>
      <w:szCs w:val="16"/>
    </w:rPr>
  </w:style>
  <w:style w:type="character" w:customStyle="1" w:styleId="TextedebullesCar">
    <w:name w:val="Texte de bulles Car"/>
    <w:basedOn w:val="Policepardfaut"/>
    <w:link w:val="Textedebulles"/>
    <w:uiPriority w:val="99"/>
    <w:semiHidden/>
    <w:rsid w:val="005A5297"/>
    <w:rPr>
      <w:rFonts w:eastAsiaTheme="minorEastAsia" w:hAnsi="Tahoma"/>
      <w:sz w:val="16"/>
      <w:szCs w:val="16"/>
      <w:lang w:val="fr-FR"/>
    </w:rPr>
  </w:style>
  <w:style w:type="character" w:styleId="Titredulivre">
    <w:name w:val="Book Title"/>
    <w:basedOn w:val="Policepardfaut"/>
    <w:uiPriority w:val="33"/>
    <w:qFormat/>
    <w:rsid w:val="005A5297"/>
    <w:rPr>
      <w:rFonts w:asciiTheme="minorHAnsi" w:eastAsiaTheme="minorEastAsia" w:hAnsiTheme="minorHAnsi" w:cstheme="minorBidi"/>
      <w:bCs w:val="0"/>
      <w:i/>
      <w:iCs/>
      <w:color w:val="775F55" w:themeColor="text2"/>
      <w:sz w:val="23"/>
      <w:szCs w:val="23"/>
      <w:lang w:val="fr-FR"/>
    </w:rPr>
  </w:style>
  <w:style w:type="paragraph" w:styleId="Lgende">
    <w:name w:val="caption"/>
    <w:basedOn w:val="Normal"/>
    <w:next w:val="Normal"/>
    <w:uiPriority w:val="35"/>
    <w:unhideWhenUsed/>
    <w:rsid w:val="005A5297"/>
    <w:rPr>
      <w:b/>
      <w:bCs/>
      <w:caps/>
      <w:sz w:val="16"/>
      <w:szCs w:val="16"/>
    </w:rPr>
  </w:style>
  <w:style w:type="character" w:styleId="Accentuation">
    <w:name w:val="Emphasis"/>
    <w:uiPriority w:val="20"/>
    <w:qFormat/>
    <w:rsid w:val="005A5297"/>
    <w:rPr>
      <w:rFonts w:asciiTheme="minorHAnsi" w:eastAsiaTheme="minorEastAsia" w:hAnsiTheme="minorHAnsi" w:cstheme="minorBidi"/>
      <w:b/>
      <w:bCs/>
      <w:i/>
      <w:iCs/>
      <w:color w:val="775F55" w:themeColor="text2"/>
      <w:spacing w:val="10"/>
      <w:sz w:val="23"/>
      <w:szCs w:val="23"/>
      <w:lang w:val="fr-FR"/>
    </w:rPr>
  </w:style>
  <w:style w:type="character" w:customStyle="1" w:styleId="Titre4Car">
    <w:name w:val="Titre 4 Car"/>
    <w:basedOn w:val="Policepardfaut"/>
    <w:link w:val="Titre4"/>
    <w:uiPriority w:val="9"/>
    <w:rsid w:val="005A5297"/>
    <w:rPr>
      <w:caps/>
      <w:spacing w:val="14"/>
    </w:rPr>
  </w:style>
  <w:style w:type="character" w:customStyle="1" w:styleId="Titre5Car">
    <w:name w:val="Titre 5 Car"/>
    <w:basedOn w:val="Policepardfaut"/>
    <w:link w:val="Titre5"/>
    <w:uiPriority w:val="9"/>
    <w:rsid w:val="005A5297"/>
    <w:rPr>
      <w:b/>
      <w:bCs/>
      <w:color w:val="775F55" w:themeColor="text2"/>
      <w:spacing w:val="10"/>
      <w:sz w:val="23"/>
    </w:rPr>
  </w:style>
  <w:style w:type="character" w:customStyle="1" w:styleId="Titre6Car">
    <w:name w:val="Titre 6 Car"/>
    <w:basedOn w:val="Policepardfaut"/>
    <w:link w:val="Titre6"/>
    <w:uiPriority w:val="9"/>
    <w:semiHidden/>
    <w:rsid w:val="005A5297"/>
    <w:rPr>
      <w:b/>
      <w:bCs/>
      <w:color w:val="DD8047" w:themeColor="accent2"/>
      <w:spacing w:val="10"/>
      <w:sz w:val="23"/>
    </w:rPr>
  </w:style>
  <w:style w:type="character" w:customStyle="1" w:styleId="Titre7Car">
    <w:name w:val="Titre 7 Car"/>
    <w:basedOn w:val="Policepardfaut"/>
    <w:link w:val="Titre7"/>
    <w:uiPriority w:val="9"/>
    <w:semiHidden/>
    <w:rsid w:val="005A5297"/>
    <w:rPr>
      <w:smallCaps/>
      <w:color w:val="000000" w:themeColor="text1"/>
      <w:spacing w:val="10"/>
      <w:sz w:val="23"/>
    </w:rPr>
  </w:style>
  <w:style w:type="character" w:customStyle="1" w:styleId="Titre8Car">
    <w:name w:val="Titre 8 Car"/>
    <w:basedOn w:val="Policepardfaut"/>
    <w:link w:val="Titre8"/>
    <w:uiPriority w:val="9"/>
    <w:semiHidden/>
    <w:rsid w:val="005A5297"/>
    <w:rPr>
      <w:b/>
      <w:bCs/>
      <w:i/>
      <w:iCs/>
      <w:color w:val="94B6D2" w:themeColor="accent1"/>
      <w:spacing w:val="10"/>
      <w:sz w:val="24"/>
      <w:szCs w:val="24"/>
    </w:rPr>
  </w:style>
  <w:style w:type="character" w:customStyle="1" w:styleId="Titre9Car">
    <w:name w:val="Titre 9 Car"/>
    <w:basedOn w:val="Policepardfaut"/>
    <w:link w:val="Titre9"/>
    <w:uiPriority w:val="9"/>
    <w:semiHidden/>
    <w:rsid w:val="005A5297"/>
    <w:rPr>
      <w:b/>
      <w:bCs/>
      <w:caps/>
      <w:color w:val="A5AB81" w:themeColor="accent3"/>
      <w:spacing w:val="40"/>
      <w:sz w:val="20"/>
      <w:szCs w:val="20"/>
    </w:rPr>
  </w:style>
  <w:style w:type="character" w:styleId="Lienhypertexte">
    <w:name w:val="Hyperlink"/>
    <w:basedOn w:val="Policepardfaut"/>
    <w:uiPriority w:val="99"/>
    <w:unhideWhenUsed/>
    <w:rsid w:val="005A5297"/>
    <w:rPr>
      <w:color w:val="F7B615" w:themeColor="hyperlink"/>
      <w:u w:val="single"/>
    </w:rPr>
  </w:style>
  <w:style w:type="character" w:styleId="Emphaseintense">
    <w:name w:val="Intense Emphasis"/>
    <w:basedOn w:val="Policepardfaut"/>
    <w:uiPriority w:val="21"/>
    <w:qFormat/>
    <w:rsid w:val="005A5297"/>
    <w:rPr>
      <w:rFonts w:asciiTheme="minorHAnsi" w:hAnsiTheme="minorHAnsi"/>
      <w:b/>
      <w:bCs/>
      <w:dstrike w:val="0"/>
      <w:color w:val="DD8047" w:themeColor="accent2"/>
      <w:spacing w:val="10"/>
      <w:w w:val="100"/>
      <w:kern w:val="0"/>
      <w:position w:val="0"/>
      <w:sz w:val="23"/>
      <w:vertAlign w:val="baseline"/>
    </w:rPr>
  </w:style>
  <w:style w:type="character" w:styleId="Rfrenceintense">
    <w:name w:val="Intense Reference"/>
    <w:basedOn w:val="Policepardfaut"/>
    <w:uiPriority w:val="32"/>
    <w:qFormat/>
    <w:rsid w:val="005A5297"/>
    <w:rPr>
      <w:rFonts w:asciiTheme="minorHAnsi" w:hAnsiTheme="minorHAnsi"/>
      <w:b/>
      <w:bCs/>
      <w:caps/>
      <w:color w:val="94B6D2" w:themeColor="accent1"/>
      <w:spacing w:val="10"/>
      <w:w w:val="100"/>
      <w:position w:val="0"/>
      <w:sz w:val="20"/>
      <w:szCs w:val="20"/>
      <w:u w:val="single" w:color="94B6D2" w:themeColor="accent1"/>
      <w:bdr w:val="none" w:sz="0" w:space="0" w:color="auto"/>
    </w:rPr>
  </w:style>
  <w:style w:type="paragraph" w:styleId="Liste">
    <w:name w:val="List"/>
    <w:basedOn w:val="Normal"/>
    <w:uiPriority w:val="99"/>
    <w:semiHidden/>
    <w:unhideWhenUsed/>
    <w:rsid w:val="005A5297"/>
    <w:pPr>
      <w:ind w:left="360" w:hanging="360"/>
    </w:pPr>
  </w:style>
  <w:style w:type="paragraph" w:styleId="Liste2">
    <w:name w:val="List 2"/>
    <w:basedOn w:val="Normal"/>
    <w:uiPriority w:val="99"/>
    <w:semiHidden/>
    <w:unhideWhenUsed/>
    <w:rsid w:val="005A5297"/>
    <w:pPr>
      <w:ind w:left="720" w:hanging="360"/>
    </w:pPr>
  </w:style>
  <w:style w:type="paragraph" w:styleId="Listepuces">
    <w:name w:val="List Bullet"/>
    <w:basedOn w:val="Normal"/>
    <w:uiPriority w:val="36"/>
    <w:unhideWhenUsed/>
    <w:qFormat/>
    <w:rsid w:val="005A5297"/>
    <w:pPr>
      <w:numPr>
        <w:numId w:val="12"/>
      </w:numPr>
    </w:pPr>
    <w:rPr>
      <w:sz w:val="24"/>
      <w:szCs w:val="24"/>
    </w:rPr>
  </w:style>
  <w:style w:type="paragraph" w:styleId="Listepuces2">
    <w:name w:val="List Bullet 2"/>
    <w:basedOn w:val="Normal"/>
    <w:uiPriority w:val="36"/>
    <w:unhideWhenUsed/>
    <w:qFormat/>
    <w:rsid w:val="005A5297"/>
    <w:pPr>
      <w:numPr>
        <w:numId w:val="13"/>
      </w:numPr>
    </w:pPr>
    <w:rPr>
      <w:color w:val="94B6D2" w:themeColor="accent1"/>
    </w:rPr>
  </w:style>
  <w:style w:type="paragraph" w:styleId="Listepuces3">
    <w:name w:val="List Bullet 3"/>
    <w:basedOn w:val="Normal"/>
    <w:uiPriority w:val="36"/>
    <w:unhideWhenUsed/>
    <w:qFormat/>
    <w:rsid w:val="005A5297"/>
    <w:pPr>
      <w:numPr>
        <w:numId w:val="14"/>
      </w:numPr>
    </w:pPr>
    <w:rPr>
      <w:color w:val="DD8047" w:themeColor="accent2"/>
    </w:rPr>
  </w:style>
  <w:style w:type="paragraph" w:styleId="Listepuces4">
    <w:name w:val="List Bullet 4"/>
    <w:basedOn w:val="Normal"/>
    <w:uiPriority w:val="36"/>
    <w:unhideWhenUsed/>
    <w:qFormat/>
    <w:rsid w:val="005A5297"/>
    <w:pPr>
      <w:numPr>
        <w:numId w:val="15"/>
      </w:numPr>
    </w:pPr>
    <w:rPr>
      <w:caps/>
      <w:spacing w:val="4"/>
    </w:rPr>
  </w:style>
  <w:style w:type="paragraph" w:styleId="Listepuces5">
    <w:name w:val="List Bullet 5"/>
    <w:basedOn w:val="Normal"/>
    <w:uiPriority w:val="36"/>
    <w:unhideWhenUsed/>
    <w:qFormat/>
    <w:rsid w:val="005A5297"/>
    <w:pPr>
      <w:numPr>
        <w:numId w:val="16"/>
      </w:numPr>
    </w:pPr>
  </w:style>
  <w:style w:type="paragraph" w:styleId="Paragraphedeliste">
    <w:name w:val="List Paragraph"/>
    <w:basedOn w:val="Normal"/>
    <w:uiPriority w:val="34"/>
    <w:unhideWhenUsed/>
    <w:qFormat/>
    <w:rsid w:val="006440EC"/>
    <w:pPr>
      <w:ind w:left="720"/>
      <w:contextualSpacing/>
      <w:jc w:val="both"/>
    </w:pPr>
  </w:style>
  <w:style w:type="numbering" w:customStyle="1" w:styleId="Styledelistecentral">
    <w:name w:val="Style de liste central"/>
    <w:uiPriority w:val="99"/>
    <w:rsid w:val="005A5297"/>
    <w:pPr>
      <w:numPr>
        <w:numId w:val="11"/>
      </w:numPr>
    </w:pPr>
  </w:style>
  <w:style w:type="paragraph" w:styleId="Sansinterligne">
    <w:name w:val="No Spacing"/>
    <w:basedOn w:val="Normal"/>
    <w:link w:val="SansinterligneCar"/>
    <w:uiPriority w:val="99"/>
    <w:qFormat/>
    <w:rsid w:val="005A5297"/>
    <w:pPr>
      <w:spacing w:after="0" w:line="240" w:lineRule="auto"/>
    </w:pPr>
  </w:style>
  <w:style w:type="paragraph" w:styleId="Citation">
    <w:name w:val="Quote"/>
    <w:basedOn w:val="Normal"/>
    <w:link w:val="CitationCar"/>
    <w:uiPriority w:val="29"/>
    <w:qFormat/>
    <w:rsid w:val="005A5297"/>
    <w:rPr>
      <w:i/>
      <w:iCs/>
      <w:smallCaps/>
      <w:color w:val="775F55" w:themeColor="text2"/>
      <w:spacing w:val="6"/>
    </w:rPr>
  </w:style>
  <w:style w:type="character" w:customStyle="1" w:styleId="CitationCar">
    <w:name w:val="Citation Car"/>
    <w:basedOn w:val="Policepardfaut"/>
    <w:link w:val="Citation"/>
    <w:uiPriority w:val="29"/>
    <w:rsid w:val="005A5297"/>
    <w:rPr>
      <w:i/>
      <w:iCs/>
      <w:smallCaps/>
      <w:color w:val="775F55" w:themeColor="text2"/>
      <w:spacing w:val="6"/>
      <w:sz w:val="23"/>
    </w:rPr>
  </w:style>
  <w:style w:type="character" w:styleId="lev">
    <w:name w:val="Strong"/>
    <w:uiPriority w:val="22"/>
    <w:qFormat/>
    <w:rsid w:val="005A5297"/>
    <w:rPr>
      <w:rFonts w:asciiTheme="minorHAnsi" w:eastAsiaTheme="minorEastAsia" w:hAnsiTheme="minorHAnsi" w:cstheme="minorBidi"/>
      <w:b/>
      <w:bCs/>
      <w:iCs w:val="0"/>
      <w:color w:val="DD8047" w:themeColor="accent2"/>
      <w:szCs w:val="23"/>
      <w:lang w:val="fr-FR"/>
    </w:rPr>
  </w:style>
  <w:style w:type="character" w:styleId="Emphaseple">
    <w:name w:val="Subtle Emphasis"/>
    <w:basedOn w:val="Policepardfaut"/>
    <w:uiPriority w:val="19"/>
    <w:qFormat/>
    <w:rsid w:val="005A5297"/>
    <w:rPr>
      <w:rFonts w:asciiTheme="minorHAnsi" w:hAnsiTheme="minorHAnsi"/>
      <w:i/>
      <w:iCs/>
      <w:sz w:val="23"/>
    </w:rPr>
  </w:style>
  <w:style w:type="character" w:styleId="Rfrenceple">
    <w:name w:val="Subtle Reference"/>
    <w:basedOn w:val="Policepardfaut"/>
    <w:uiPriority w:val="31"/>
    <w:qFormat/>
    <w:rsid w:val="005A5297"/>
    <w:rPr>
      <w:rFonts w:asciiTheme="minorHAnsi" w:hAnsiTheme="minorHAnsi"/>
      <w:b/>
      <w:bCs/>
      <w:i/>
      <w:iCs/>
      <w:color w:val="775F55" w:themeColor="text2"/>
      <w:sz w:val="23"/>
    </w:rPr>
  </w:style>
  <w:style w:type="table" w:styleId="Grilledutableau">
    <w:name w:val="Table Grid"/>
    <w:basedOn w:val="TableauNormal"/>
    <w:uiPriority w:val="1"/>
    <w:rsid w:val="005A5297"/>
    <w:pPr>
      <w:spacing w:after="0" w:line="240" w:lineRule="auto"/>
    </w:pPr>
    <w:rPr>
      <w:rFonts w:eastAsiaTheme="minorEastAsia"/>
      <w:sz w:val="24"/>
      <w:szCs w:val="24"/>
      <w:lang w:val="fr-F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desrfrencesjuridiques">
    <w:name w:val="table of authorities"/>
    <w:basedOn w:val="Normal"/>
    <w:next w:val="Normal"/>
    <w:uiPriority w:val="99"/>
    <w:semiHidden/>
    <w:unhideWhenUsed/>
    <w:rsid w:val="005A5297"/>
    <w:pPr>
      <w:ind w:left="220" w:hanging="220"/>
    </w:pPr>
  </w:style>
  <w:style w:type="paragraph" w:styleId="TM1">
    <w:name w:val="toc 1"/>
    <w:basedOn w:val="Normal"/>
    <w:next w:val="Normal"/>
    <w:autoRedefine/>
    <w:uiPriority w:val="39"/>
    <w:unhideWhenUsed/>
    <w:qFormat/>
    <w:rsid w:val="005A5297"/>
    <w:pPr>
      <w:tabs>
        <w:tab w:val="right" w:leader="dot" w:pos="8630"/>
      </w:tabs>
      <w:spacing w:before="180" w:after="40" w:line="240" w:lineRule="auto"/>
    </w:pPr>
    <w:rPr>
      <w:b/>
      <w:bCs/>
      <w:caps/>
      <w:noProof/>
      <w:color w:val="775F55" w:themeColor="text2"/>
    </w:rPr>
  </w:style>
  <w:style w:type="paragraph" w:styleId="TM2">
    <w:name w:val="toc 2"/>
    <w:basedOn w:val="Normal"/>
    <w:next w:val="Normal"/>
    <w:autoRedefine/>
    <w:uiPriority w:val="39"/>
    <w:unhideWhenUsed/>
    <w:qFormat/>
    <w:rsid w:val="005A5297"/>
    <w:pPr>
      <w:tabs>
        <w:tab w:val="right" w:leader="dot" w:pos="8630"/>
      </w:tabs>
      <w:spacing w:after="40" w:line="240" w:lineRule="auto"/>
      <w:ind w:left="144"/>
    </w:pPr>
    <w:rPr>
      <w:noProof/>
    </w:rPr>
  </w:style>
  <w:style w:type="paragraph" w:styleId="TM3">
    <w:name w:val="toc 3"/>
    <w:basedOn w:val="Normal"/>
    <w:next w:val="Normal"/>
    <w:autoRedefine/>
    <w:uiPriority w:val="39"/>
    <w:unhideWhenUsed/>
    <w:qFormat/>
    <w:rsid w:val="005A5297"/>
    <w:pPr>
      <w:tabs>
        <w:tab w:val="right" w:leader="dot" w:pos="8630"/>
      </w:tabs>
      <w:spacing w:after="40" w:line="240" w:lineRule="auto"/>
      <w:ind w:left="288"/>
    </w:pPr>
    <w:rPr>
      <w:noProof/>
    </w:rPr>
  </w:style>
  <w:style w:type="paragraph" w:styleId="TM4">
    <w:name w:val="toc 4"/>
    <w:basedOn w:val="Normal"/>
    <w:next w:val="Normal"/>
    <w:autoRedefine/>
    <w:uiPriority w:val="99"/>
    <w:semiHidden/>
    <w:unhideWhenUsed/>
    <w:qFormat/>
    <w:rsid w:val="005A5297"/>
    <w:pPr>
      <w:tabs>
        <w:tab w:val="right" w:leader="dot" w:pos="8630"/>
      </w:tabs>
      <w:spacing w:after="40" w:line="240" w:lineRule="auto"/>
      <w:ind w:left="432"/>
    </w:pPr>
    <w:rPr>
      <w:noProof/>
    </w:rPr>
  </w:style>
  <w:style w:type="paragraph" w:styleId="TM5">
    <w:name w:val="toc 5"/>
    <w:basedOn w:val="Normal"/>
    <w:next w:val="Normal"/>
    <w:autoRedefine/>
    <w:uiPriority w:val="99"/>
    <w:semiHidden/>
    <w:unhideWhenUsed/>
    <w:qFormat/>
    <w:rsid w:val="005A5297"/>
    <w:pPr>
      <w:tabs>
        <w:tab w:val="right" w:leader="dot" w:pos="8630"/>
      </w:tabs>
      <w:spacing w:after="40" w:line="240" w:lineRule="auto"/>
      <w:ind w:left="576"/>
    </w:pPr>
    <w:rPr>
      <w:noProof/>
    </w:rPr>
  </w:style>
  <w:style w:type="paragraph" w:styleId="TM6">
    <w:name w:val="toc 6"/>
    <w:basedOn w:val="Normal"/>
    <w:next w:val="Normal"/>
    <w:autoRedefine/>
    <w:uiPriority w:val="99"/>
    <w:semiHidden/>
    <w:unhideWhenUsed/>
    <w:qFormat/>
    <w:rsid w:val="005A5297"/>
    <w:pPr>
      <w:tabs>
        <w:tab w:val="right" w:leader="dot" w:pos="8630"/>
      </w:tabs>
      <w:spacing w:after="40" w:line="240" w:lineRule="auto"/>
      <w:ind w:left="720"/>
    </w:pPr>
    <w:rPr>
      <w:noProof/>
    </w:rPr>
  </w:style>
  <w:style w:type="paragraph" w:styleId="TM7">
    <w:name w:val="toc 7"/>
    <w:basedOn w:val="Normal"/>
    <w:next w:val="Normal"/>
    <w:autoRedefine/>
    <w:uiPriority w:val="99"/>
    <w:semiHidden/>
    <w:unhideWhenUsed/>
    <w:qFormat/>
    <w:rsid w:val="005A5297"/>
    <w:pPr>
      <w:tabs>
        <w:tab w:val="right" w:leader="dot" w:pos="8630"/>
      </w:tabs>
      <w:spacing w:after="40" w:line="240" w:lineRule="auto"/>
      <w:ind w:left="864"/>
    </w:pPr>
    <w:rPr>
      <w:noProof/>
    </w:rPr>
  </w:style>
  <w:style w:type="paragraph" w:styleId="TM8">
    <w:name w:val="toc 8"/>
    <w:basedOn w:val="Normal"/>
    <w:next w:val="Normal"/>
    <w:autoRedefine/>
    <w:uiPriority w:val="99"/>
    <w:semiHidden/>
    <w:unhideWhenUsed/>
    <w:qFormat/>
    <w:rsid w:val="005A5297"/>
    <w:pPr>
      <w:tabs>
        <w:tab w:val="right" w:leader="dot" w:pos="8630"/>
      </w:tabs>
      <w:spacing w:after="40" w:line="240" w:lineRule="auto"/>
      <w:ind w:left="1008"/>
    </w:pPr>
    <w:rPr>
      <w:noProof/>
    </w:rPr>
  </w:style>
  <w:style w:type="paragraph" w:styleId="TM9">
    <w:name w:val="toc 9"/>
    <w:basedOn w:val="Normal"/>
    <w:next w:val="Normal"/>
    <w:autoRedefine/>
    <w:uiPriority w:val="99"/>
    <w:semiHidden/>
    <w:unhideWhenUsed/>
    <w:qFormat/>
    <w:rsid w:val="005A5297"/>
    <w:pPr>
      <w:tabs>
        <w:tab w:val="right" w:leader="dot" w:pos="8630"/>
      </w:tabs>
      <w:spacing w:after="40" w:line="240" w:lineRule="auto"/>
      <w:ind w:left="1152"/>
    </w:pPr>
    <w:rPr>
      <w:noProof/>
    </w:rPr>
  </w:style>
  <w:style w:type="character" w:customStyle="1" w:styleId="SansinterligneCar">
    <w:name w:val="Sans interligne Car"/>
    <w:basedOn w:val="Policepardfaut"/>
    <w:link w:val="Sansinterligne"/>
    <w:uiPriority w:val="99"/>
    <w:rsid w:val="005A5297"/>
    <w:rPr>
      <w:sz w:val="23"/>
    </w:rPr>
  </w:style>
  <w:style w:type="paragraph" w:customStyle="1" w:styleId="En-ttedepagepaire">
    <w:name w:val="En-tête de page paire"/>
    <w:basedOn w:val="Normal"/>
    <w:uiPriority w:val="39"/>
    <w:semiHidden/>
    <w:unhideWhenUsed/>
    <w:qFormat/>
    <w:rsid w:val="005A5297"/>
    <w:pPr>
      <w:pBdr>
        <w:bottom w:val="single" w:sz="4" w:space="1" w:color="94B6D2" w:themeColor="accent1"/>
      </w:pBdr>
      <w:spacing w:after="0" w:line="240" w:lineRule="auto"/>
    </w:pPr>
    <w:rPr>
      <w:b/>
      <w:bCs/>
      <w:color w:val="775F55" w:themeColor="text2"/>
      <w:sz w:val="20"/>
    </w:rPr>
  </w:style>
  <w:style w:type="paragraph" w:customStyle="1" w:styleId="Pieddepagepaire">
    <w:name w:val="Pied de page paire"/>
    <w:basedOn w:val="Normal"/>
    <w:uiPriority w:val="49"/>
    <w:semiHidden/>
    <w:unhideWhenUsed/>
    <w:rsid w:val="005A5297"/>
    <w:pPr>
      <w:pBdr>
        <w:top w:val="single" w:sz="4" w:space="1" w:color="94B6D2" w:themeColor="accent1"/>
      </w:pBdr>
    </w:pPr>
    <w:rPr>
      <w:color w:val="775F55" w:themeColor="text2"/>
      <w:sz w:val="20"/>
      <w:szCs w:val="20"/>
    </w:rPr>
  </w:style>
  <w:style w:type="paragraph" w:customStyle="1" w:styleId="En-ttedepageimpaire">
    <w:name w:val="En-tête de page impaire"/>
    <w:basedOn w:val="Normal"/>
    <w:uiPriority w:val="39"/>
    <w:semiHidden/>
    <w:unhideWhenUsed/>
    <w:qFormat/>
    <w:rsid w:val="005A5297"/>
    <w:pPr>
      <w:pBdr>
        <w:bottom w:val="single" w:sz="4" w:space="1" w:color="94B6D2" w:themeColor="accent1"/>
      </w:pBdr>
      <w:spacing w:after="0" w:line="240" w:lineRule="auto"/>
      <w:jc w:val="right"/>
    </w:pPr>
    <w:rPr>
      <w:b/>
      <w:bCs/>
      <w:color w:val="775F55" w:themeColor="text2"/>
      <w:sz w:val="20"/>
    </w:rPr>
  </w:style>
  <w:style w:type="paragraph" w:customStyle="1" w:styleId="Pieddepageimpaire">
    <w:name w:val="Pied de page impaire"/>
    <w:basedOn w:val="Normal"/>
    <w:uiPriority w:val="39"/>
    <w:semiHidden/>
    <w:unhideWhenUsed/>
    <w:qFormat/>
    <w:rsid w:val="005A5297"/>
    <w:pPr>
      <w:pBdr>
        <w:top w:val="single" w:sz="4" w:space="1" w:color="94B6D2" w:themeColor="accent1"/>
      </w:pBdr>
      <w:jc w:val="right"/>
    </w:pPr>
    <w:rPr>
      <w:color w:val="775F55" w:themeColor="text2"/>
      <w:sz w:val="20"/>
      <w:szCs w:val="20"/>
    </w:rPr>
  </w:style>
  <w:style w:type="character" w:styleId="Textedelespacerserv">
    <w:name w:val="Placeholder Text"/>
    <w:basedOn w:val="Policepardfaut"/>
    <w:uiPriority w:val="99"/>
    <w:semiHidden/>
    <w:rsid w:val="005A5297"/>
    <w:rPr>
      <w:color w:val="808080"/>
    </w:rPr>
  </w:style>
  <w:style w:type="paragraph" w:customStyle="1" w:styleId="Sansinterligne1">
    <w:name w:val="Sans interligne1"/>
    <w:basedOn w:val="Normal"/>
    <w:qFormat/>
    <w:rsid w:val="003F601A"/>
    <w:pPr>
      <w:framePr w:wrap="auto" w:hAnchor="page" w:xAlign="center" w:yAlign="top"/>
      <w:spacing w:after="0" w:line="240" w:lineRule="auto"/>
      <w:suppressOverlap/>
    </w:pPr>
    <w:rPr>
      <w:rFonts w:eastAsiaTheme="minorHAnsi" w:cs="Times New Roman"/>
      <w:szCs w:val="120"/>
      <w:lang w:val="en-US"/>
    </w:rPr>
  </w:style>
  <w:style w:type="paragraph" w:styleId="En-ttedetabledesmatires">
    <w:name w:val="TOC Heading"/>
    <w:basedOn w:val="Titre1"/>
    <w:next w:val="Normal"/>
    <w:uiPriority w:val="39"/>
    <w:semiHidden/>
    <w:unhideWhenUsed/>
    <w:qFormat/>
    <w:rsid w:val="003F601A"/>
    <w:pPr>
      <w:keepNext/>
      <w:keepLines/>
      <w:spacing w:before="480" w:after="0" w:line="276" w:lineRule="auto"/>
      <w:outlineLvl w:val="9"/>
    </w:pPr>
    <w:rPr>
      <w:b/>
      <w:bCs/>
      <w:caps w:val="0"/>
      <w:color w:val="548AB7" w:themeColor="accent1" w:themeShade="BF"/>
      <w:sz w:val="28"/>
      <w:szCs w:val="28"/>
    </w:rPr>
  </w:style>
  <w:style w:type="paragraph" w:styleId="Notedebasdepage">
    <w:name w:val="footnote text"/>
    <w:basedOn w:val="Normal"/>
    <w:link w:val="NotedebasdepageCar"/>
    <w:uiPriority w:val="99"/>
    <w:semiHidden/>
    <w:unhideWhenUsed/>
    <w:rsid w:val="00A438AC"/>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A438AC"/>
    <w:rPr>
      <w:rFonts w:eastAsiaTheme="minorEastAsia"/>
      <w:sz w:val="20"/>
      <w:szCs w:val="20"/>
      <w:lang w:val="en-GB"/>
    </w:rPr>
  </w:style>
  <w:style w:type="character" w:styleId="Appelnotedebasdep">
    <w:name w:val="footnote reference"/>
    <w:basedOn w:val="Policepardfaut"/>
    <w:uiPriority w:val="99"/>
    <w:semiHidden/>
    <w:unhideWhenUsed/>
    <w:rsid w:val="00A438AC"/>
    <w:rPr>
      <w:vertAlign w:val="superscript"/>
    </w:rPr>
  </w:style>
  <w:style w:type="character" w:customStyle="1" w:styleId="systrantokenword">
    <w:name w:val="systran_token_word"/>
    <w:basedOn w:val="Policepardfaut"/>
    <w:rsid w:val="008207B1"/>
  </w:style>
  <w:style w:type="paragraph" w:customStyle="1" w:styleId="Enttedetableau">
    <w:name w:val="Entête de tableau"/>
    <w:basedOn w:val="Normal"/>
    <w:next w:val="Normal"/>
    <w:rsid w:val="008207B1"/>
    <w:pPr>
      <w:suppressAutoHyphens/>
      <w:spacing w:before="60" w:after="60" w:line="240" w:lineRule="auto"/>
      <w:jc w:val="center"/>
    </w:pPr>
    <w:rPr>
      <w:rFonts w:ascii="Arial" w:eastAsia="Times New Roman" w:hAnsi="Arial" w:cs="Times New Roman"/>
      <w:b/>
      <w:sz w:val="20"/>
      <w:szCs w:val="20"/>
      <w:lang w:val="fr-FR" w:eastAsia="ar-SA"/>
    </w:rPr>
  </w:style>
  <w:style w:type="character" w:customStyle="1" w:styleId="hps">
    <w:name w:val="hps"/>
    <w:basedOn w:val="Policepardfaut"/>
    <w:rsid w:val="00831F24"/>
  </w:style>
  <w:style w:type="character" w:customStyle="1" w:styleId="shorttext">
    <w:name w:val="short_text"/>
    <w:basedOn w:val="Policepardfaut"/>
    <w:rsid w:val="00FC3559"/>
  </w:style>
  <w:style w:type="character" w:styleId="Lienhypertextesuivivisit">
    <w:name w:val="FollowedHyperlink"/>
    <w:basedOn w:val="Policepardfaut"/>
    <w:uiPriority w:val="99"/>
    <w:semiHidden/>
    <w:unhideWhenUsed/>
    <w:rsid w:val="00D7404D"/>
    <w:rPr>
      <w:color w:val="704404" w:themeColor="followedHyperlink"/>
      <w:u w:val="single"/>
    </w:rPr>
  </w:style>
  <w:style w:type="character" w:customStyle="1" w:styleId="LienInternet">
    <w:name w:val="Lien Internet"/>
    <w:basedOn w:val="Policepardfaut"/>
    <w:uiPriority w:val="99"/>
    <w:unhideWhenUsed/>
    <w:rsid w:val="00E74B8A"/>
    <w:rPr>
      <w:color w:val="F7B615" w:themeColor="hyperlink"/>
      <w:u w:val="single"/>
    </w:rPr>
  </w:style>
  <w:style w:type="paragraph" w:styleId="NormalWeb">
    <w:name w:val="Normal (Web)"/>
    <w:basedOn w:val="Normal"/>
    <w:uiPriority w:val="99"/>
    <w:semiHidden/>
    <w:unhideWhenUsed/>
    <w:rsid w:val="00D11855"/>
    <w:pPr>
      <w:spacing w:before="100" w:beforeAutospacing="1" w:after="100" w:afterAutospacing="1" w:line="240" w:lineRule="auto"/>
    </w:pPr>
    <w:rPr>
      <w:rFonts w:eastAsia="Times New Roman" w:cs="Times New Roman"/>
      <w:sz w:val="24"/>
      <w:szCs w:val="24"/>
      <w:lang w:val="fr-FR" w:eastAsia="fr-FR"/>
    </w:rPr>
  </w:style>
  <w:style w:type="character" w:styleId="CodeHTML">
    <w:name w:val="HTML Code"/>
    <w:basedOn w:val="Policepardfaut"/>
    <w:uiPriority w:val="99"/>
    <w:semiHidden/>
    <w:unhideWhenUsed/>
    <w:rsid w:val="00013DF1"/>
    <w:rPr>
      <w:rFonts w:ascii="Courier New" w:eastAsia="Times New Roman" w:hAnsi="Courier New" w:cs="Courier New"/>
      <w:sz w:val="20"/>
      <w:szCs w:val="20"/>
    </w:rPr>
  </w:style>
  <w:style w:type="paragraph" w:styleId="Notedefin">
    <w:name w:val="endnote text"/>
    <w:basedOn w:val="Normal"/>
    <w:link w:val="NotedefinCar"/>
    <w:uiPriority w:val="99"/>
    <w:semiHidden/>
    <w:unhideWhenUsed/>
    <w:rsid w:val="00E2139E"/>
    <w:pPr>
      <w:spacing w:after="0" w:line="240" w:lineRule="auto"/>
    </w:pPr>
    <w:rPr>
      <w:sz w:val="20"/>
      <w:szCs w:val="20"/>
    </w:rPr>
  </w:style>
  <w:style w:type="character" w:customStyle="1" w:styleId="NotedefinCar">
    <w:name w:val="Note de fin Car"/>
    <w:basedOn w:val="Policepardfaut"/>
    <w:link w:val="Notedefin"/>
    <w:uiPriority w:val="99"/>
    <w:semiHidden/>
    <w:rsid w:val="00E2139E"/>
    <w:rPr>
      <w:rFonts w:ascii="Times New Roman" w:eastAsiaTheme="minorEastAsia" w:hAnsi="Times New Roman"/>
      <w:sz w:val="20"/>
      <w:szCs w:val="20"/>
      <w:lang w:val="en-GB"/>
    </w:rPr>
  </w:style>
  <w:style w:type="character" w:styleId="Appeldenotedefin">
    <w:name w:val="endnote reference"/>
    <w:basedOn w:val="Policepardfaut"/>
    <w:uiPriority w:val="99"/>
    <w:semiHidden/>
    <w:unhideWhenUsed/>
    <w:rsid w:val="00E2139E"/>
    <w:rPr>
      <w:vertAlign w:val="superscript"/>
    </w:rPr>
  </w:style>
  <w:style w:type="character" w:styleId="Marquedecommentaire">
    <w:name w:val="annotation reference"/>
    <w:basedOn w:val="Policepardfaut"/>
    <w:uiPriority w:val="99"/>
    <w:semiHidden/>
    <w:unhideWhenUsed/>
    <w:rsid w:val="00BA78E7"/>
    <w:rPr>
      <w:sz w:val="16"/>
      <w:szCs w:val="16"/>
    </w:rPr>
  </w:style>
  <w:style w:type="paragraph" w:styleId="Commentaire">
    <w:name w:val="annotation text"/>
    <w:basedOn w:val="Normal"/>
    <w:link w:val="CommentaireCar"/>
    <w:uiPriority w:val="99"/>
    <w:semiHidden/>
    <w:unhideWhenUsed/>
    <w:rsid w:val="00BA78E7"/>
    <w:pPr>
      <w:spacing w:line="240" w:lineRule="auto"/>
    </w:pPr>
    <w:rPr>
      <w:sz w:val="20"/>
      <w:szCs w:val="20"/>
    </w:rPr>
  </w:style>
  <w:style w:type="character" w:customStyle="1" w:styleId="CommentaireCar">
    <w:name w:val="Commentaire Car"/>
    <w:basedOn w:val="Policepardfaut"/>
    <w:link w:val="Commentaire"/>
    <w:uiPriority w:val="99"/>
    <w:semiHidden/>
    <w:rsid w:val="00BA78E7"/>
    <w:rPr>
      <w:rFonts w:ascii="Times New Roman" w:eastAsiaTheme="minorEastAsia" w:hAnsi="Times New Roman"/>
      <w:sz w:val="20"/>
      <w:szCs w:val="20"/>
      <w:lang w:val="en-GB"/>
    </w:rPr>
  </w:style>
  <w:style w:type="paragraph" w:styleId="Objetducommentaire">
    <w:name w:val="annotation subject"/>
    <w:basedOn w:val="Commentaire"/>
    <w:next w:val="Commentaire"/>
    <w:link w:val="ObjetducommentaireCar"/>
    <w:uiPriority w:val="99"/>
    <w:semiHidden/>
    <w:unhideWhenUsed/>
    <w:rsid w:val="00BA78E7"/>
    <w:rPr>
      <w:b/>
      <w:bCs/>
    </w:rPr>
  </w:style>
  <w:style w:type="character" w:customStyle="1" w:styleId="ObjetducommentaireCar">
    <w:name w:val="Objet du commentaire Car"/>
    <w:basedOn w:val="CommentaireCar"/>
    <w:link w:val="Objetducommentaire"/>
    <w:uiPriority w:val="99"/>
    <w:semiHidden/>
    <w:rsid w:val="00BA78E7"/>
    <w:rPr>
      <w:rFonts w:ascii="Times New Roman" w:eastAsiaTheme="minorEastAsia" w:hAnsi="Times New Roman"/>
      <w:b/>
      <w:bCs/>
      <w:sz w:val="20"/>
      <w:szCs w:val="20"/>
      <w:lang w:val="en-GB"/>
    </w:rPr>
  </w:style>
  <w:style w:type="paragraph" w:styleId="Rvision">
    <w:name w:val="Revision"/>
    <w:hidden/>
    <w:uiPriority w:val="99"/>
    <w:semiHidden/>
    <w:rsid w:val="00BA78E7"/>
    <w:pPr>
      <w:spacing w:after="0" w:line="240" w:lineRule="auto"/>
    </w:pPr>
    <w:rPr>
      <w:rFonts w:ascii="Times New Roman" w:eastAsiaTheme="minorEastAsia" w:hAnsi="Times New Roman"/>
      <w:szCs w:val="23"/>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0141000">
      <w:bodyDiv w:val="1"/>
      <w:marLeft w:val="0"/>
      <w:marRight w:val="0"/>
      <w:marTop w:val="0"/>
      <w:marBottom w:val="0"/>
      <w:divBdr>
        <w:top w:val="none" w:sz="0" w:space="0" w:color="auto"/>
        <w:left w:val="none" w:sz="0" w:space="0" w:color="auto"/>
        <w:bottom w:val="none" w:sz="0" w:space="0" w:color="auto"/>
        <w:right w:val="none" w:sz="0" w:space="0" w:color="auto"/>
      </w:divBdr>
      <w:divsChild>
        <w:div w:id="1404376665">
          <w:marLeft w:val="0"/>
          <w:marRight w:val="0"/>
          <w:marTop w:val="0"/>
          <w:marBottom w:val="0"/>
          <w:divBdr>
            <w:top w:val="none" w:sz="0" w:space="0" w:color="auto"/>
            <w:left w:val="none" w:sz="0" w:space="0" w:color="auto"/>
            <w:bottom w:val="none" w:sz="0" w:space="0" w:color="auto"/>
            <w:right w:val="none" w:sz="0" w:space="0" w:color="auto"/>
          </w:divBdr>
          <w:divsChild>
            <w:div w:id="507984532">
              <w:marLeft w:val="0"/>
              <w:marRight w:val="0"/>
              <w:marTop w:val="0"/>
              <w:marBottom w:val="0"/>
              <w:divBdr>
                <w:top w:val="none" w:sz="0" w:space="0" w:color="auto"/>
                <w:left w:val="none" w:sz="0" w:space="0" w:color="auto"/>
                <w:bottom w:val="none" w:sz="0" w:space="0" w:color="auto"/>
                <w:right w:val="none" w:sz="0" w:space="0" w:color="auto"/>
              </w:divBdr>
              <w:divsChild>
                <w:div w:id="2046364220">
                  <w:marLeft w:val="0"/>
                  <w:marRight w:val="0"/>
                  <w:marTop w:val="0"/>
                  <w:marBottom w:val="0"/>
                  <w:divBdr>
                    <w:top w:val="none" w:sz="0" w:space="0" w:color="auto"/>
                    <w:left w:val="none" w:sz="0" w:space="0" w:color="auto"/>
                    <w:bottom w:val="none" w:sz="0" w:space="0" w:color="auto"/>
                    <w:right w:val="none" w:sz="0" w:space="0" w:color="auto"/>
                  </w:divBdr>
                  <w:divsChild>
                    <w:div w:id="160353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56470">
          <w:marLeft w:val="0"/>
          <w:marRight w:val="0"/>
          <w:marTop w:val="0"/>
          <w:marBottom w:val="0"/>
          <w:divBdr>
            <w:top w:val="none" w:sz="0" w:space="0" w:color="auto"/>
            <w:left w:val="none" w:sz="0" w:space="0" w:color="auto"/>
            <w:bottom w:val="none" w:sz="0" w:space="0" w:color="auto"/>
            <w:right w:val="none" w:sz="0" w:space="0" w:color="auto"/>
          </w:divBdr>
          <w:divsChild>
            <w:div w:id="382296074">
              <w:marLeft w:val="0"/>
              <w:marRight w:val="0"/>
              <w:marTop w:val="0"/>
              <w:marBottom w:val="0"/>
              <w:divBdr>
                <w:top w:val="none" w:sz="0" w:space="0" w:color="auto"/>
                <w:left w:val="none" w:sz="0" w:space="0" w:color="auto"/>
                <w:bottom w:val="none" w:sz="0" w:space="0" w:color="auto"/>
                <w:right w:val="none" w:sz="0" w:space="0" w:color="auto"/>
              </w:divBdr>
              <w:divsChild>
                <w:div w:id="148644640">
                  <w:marLeft w:val="0"/>
                  <w:marRight w:val="0"/>
                  <w:marTop w:val="0"/>
                  <w:marBottom w:val="0"/>
                  <w:divBdr>
                    <w:top w:val="none" w:sz="0" w:space="0" w:color="auto"/>
                    <w:left w:val="none" w:sz="0" w:space="0" w:color="auto"/>
                    <w:bottom w:val="none" w:sz="0" w:space="0" w:color="auto"/>
                    <w:right w:val="none" w:sz="0" w:space="0" w:color="auto"/>
                  </w:divBdr>
                  <w:divsChild>
                    <w:div w:id="579675329">
                      <w:marLeft w:val="0"/>
                      <w:marRight w:val="0"/>
                      <w:marTop w:val="0"/>
                      <w:marBottom w:val="0"/>
                      <w:divBdr>
                        <w:top w:val="none" w:sz="0" w:space="0" w:color="auto"/>
                        <w:left w:val="none" w:sz="0" w:space="0" w:color="auto"/>
                        <w:bottom w:val="none" w:sz="0" w:space="0" w:color="auto"/>
                        <w:right w:val="none" w:sz="0" w:space="0" w:color="auto"/>
                      </w:divBdr>
                      <w:divsChild>
                        <w:div w:id="355353375">
                          <w:marLeft w:val="0"/>
                          <w:marRight w:val="0"/>
                          <w:marTop w:val="0"/>
                          <w:marBottom w:val="0"/>
                          <w:divBdr>
                            <w:top w:val="none" w:sz="0" w:space="0" w:color="auto"/>
                            <w:left w:val="none" w:sz="0" w:space="0" w:color="auto"/>
                            <w:bottom w:val="none" w:sz="0" w:space="0" w:color="auto"/>
                            <w:right w:val="none" w:sz="0" w:space="0" w:color="auto"/>
                          </w:divBdr>
                          <w:divsChild>
                            <w:div w:id="158572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9695901">
      <w:bodyDiv w:val="1"/>
      <w:marLeft w:val="0"/>
      <w:marRight w:val="0"/>
      <w:marTop w:val="0"/>
      <w:marBottom w:val="0"/>
      <w:divBdr>
        <w:top w:val="none" w:sz="0" w:space="0" w:color="auto"/>
        <w:left w:val="none" w:sz="0" w:space="0" w:color="auto"/>
        <w:bottom w:val="none" w:sz="0" w:space="0" w:color="auto"/>
        <w:right w:val="none" w:sz="0" w:space="0" w:color="auto"/>
      </w:divBdr>
    </w:div>
    <w:div w:id="539711524">
      <w:bodyDiv w:val="1"/>
      <w:marLeft w:val="0"/>
      <w:marRight w:val="0"/>
      <w:marTop w:val="0"/>
      <w:marBottom w:val="0"/>
      <w:divBdr>
        <w:top w:val="none" w:sz="0" w:space="0" w:color="auto"/>
        <w:left w:val="none" w:sz="0" w:space="0" w:color="auto"/>
        <w:bottom w:val="none" w:sz="0" w:space="0" w:color="auto"/>
        <w:right w:val="none" w:sz="0" w:space="0" w:color="auto"/>
      </w:divBdr>
    </w:div>
    <w:div w:id="1347169842">
      <w:bodyDiv w:val="1"/>
      <w:marLeft w:val="0"/>
      <w:marRight w:val="0"/>
      <w:marTop w:val="0"/>
      <w:marBottom w:val="0"/>
      <w:divBdr>
        <w:top w:val="none" w:sz="0" w:space="0" w:color="auto"/>
        <w:left w:val="none" w:sz="0" w:space="0" w:color="auto"/>
        <w:bottom w:val="none" w:sz="0" w:space="0" w:color="auto"/>
        <w:right w:val="none" w:sz="0" w:space="0" w:color="auto"/>
      </w:divBdr>
    </w:div>
    <w:div w:id="1452746493">
      <w:bodyDiv w:val="1"/>
      <w:marLeft w:val="0"/>
      <w:marRight w:val="0"/>
      <w:marTop w:val="0"/>
      <w:marBottom w:val="0"/>
      <w:divBdr>
        <w:top w:val="none" w:sz="0" w:space="0" w:color="auto"/>
        <w:left w:val="none" w:sz="0" w:space="0" w:color="auto"/>
        <w:bottom w:val="none" w:sz="0" w:space="0" w:color="auto"/>
        <w:right w:val="none" w:sz="0" w:space="0" w:color="auto"/>
      </w:divBdr>
    </w:div>
    <w:div w:id="1670870778">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eader" Target="header2.xml"/><Relationship Id="rId26" Type="http://schemas.openxmlformats.org/officeDocument/2006/relationships/image" Target="file:///\\VBOXSVR\Projets\AKaDo\user_guide\img\akado_installer_panel4.png" TargetMode="External"/><Relationship Id="rId39" Type="http://schemas.openxmlformats.org/officeDocument/2006/relationships/header" Target="header4.xml"/><Relationship Id="rId21" Type="http://schemas.openxmlformats.org/officeDocument/2006/relationships/header" Target="header3.xml"/><Relationship Id="rId34" Type="http://schemas.openxmlformats.org/officeDocument/2006/relationships/image" Target="media/image9.png"/><Relationship Id="rId42" Type="http://schemas.openxmlformats.org/officeDocument/2006/relationships/image" Target="media/image13.emf"/><Relationship Id="rId47" Type="http://schemas.openxmlformats.org/officeDocument/2006/relationships/package" Target="embeddings/Microsoft_Excel_Worksheet5.xlsx"/><Relationship Id="rId50" Type="http://schemas.openxmlformats.org/officeDocument/2006/relationships/image" Target="media/image18.png"/><Relationship Id="rId55" Type="http://schemas.openxmlformats.org/officeDocument/2006/relationships/theme" Target="theme/theme1.xml"/><Relationship Id="rId7" Type="http://schemas.microsoft.com/office/2007/relationships/stylesWithEffects" Target="stylesWithEffects.xml"/><Relationship Id="rId12" Type="http://schemas.openxmlformats.org/officeDocument/2006/relationships/image" Target="media/image1.jpeg"/><Relationship Id="rId17" Type="http://schemas.openxmlformats.org/officeDocument/2006/relationships/header" Target="header1.xml"/><Relationship Id="rId25" Type="http://schemas.openxmlformats.org/officeDocument/2006/relationships/image" Target="file:///\\VBOXSVR\Projets\AKaDo\user_guide\img\akado_installer_panel3.png" TargetMode="External"/><Relationship Id="rId33" Type="http://schemas.openxmlformats.org/officeDocument/2006/relationships/image" Target="media/image8.png"/><Relationship Id="rId38" Type="http://schemas.openxmlformats.org/officeDocument/2006/relationships/package" Target="embeddings/Microsoft_Excel_Worksheet2.xlsx"/><Relationship Id="rId46" Type="http://schemas.openxmlformats.org/officeDocument/2006/relationships/image" Target="media/image15.emf"/><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2.xml"/><Relationship Id="rId29" Type="http://schemas.openxmlformats.org/officeDocument/2006/relationships/image" Target="file:///\\VBOXSVR\Projets\AKaDo\user_guide\img\akado_installer_panel7.png" TargetMode="External"/><Relationship Id="rId41" Type="http://schemas.openxmlformats.org/officeDocument/2006/relationships/package" Target="embeddings/Microsoft_Excel_Worksheet3.xlsx"/><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file:///\\VBOXSVR\Projets\AKaDo\user_guide\img\akado_installer_panel2.png" TargetMode="External"/><Relationship Id="rId32" Type="http://schemas.openxmlformats.org/officeDocument/2006/relationships/image" Target="media/image7.png"/><Relationship Id="rId37" Type="http://schemas.openxmlformats.org/officeDocument/2006/relationships/image" Target="media/image11.emf"/><Relationship Id="rId40" Type="http://schemas.openxmlformats.org/officeDocument/2006/relationships/image" Target="media/image12.emf"/><Relationship Id="rId45" Type="http://schemas.openxmlformats.org/officeDocument/2006/relationships/comments" Target="comments.xml"/><Relationship Id="rId53" Type="http://schemas.openxmlformats.org/officeDocument/2006/relationships/image" Target="media/image21.png"/><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image" Target="file:///\\VBOXSVR\Projets\AKaDo\user_guide\img\akado_installer_panel1.png" TargetMode="External"/><Relationship Id="rId28" Type="http://schemas.openxmlformats.org/officeDocument/2006/relationships/image" Target="file:///\\VBOXSVR\Projets\AKaDo\user_guide\img\akado_installer_panel6.png" TargetMode="External"/><Relationship Id="rId36" Type="http://schemas.openxmlformats.org/officeDocument/2006/relationships/package" Target="embeddings/Microsoft_Excel_Worksheet1.xlsx"/><Relationship Id="rId49" Type="http://schemas.openxmlformats.org/officeDocument/2006/relationships/image" Target="media/image17.png"/><Relationship Id="rId10" Type="http://schemas.openxmlformats.org/officeDocument/2006/relationships/footnotes" Target="footnotes.xml"/><Relationship Id="rId19" Type="http://schemas.openxmlformats.org/officeDocument/2006/relationships/footer" Target="footer1.xml"/><Relationship Id="rId31" Type="http://schemas.openxmlformats.org/officeDocument/2006/relationships/image" Target="media/image6.png"/><Relationship Id="rId44" Type="http://schemas.openxmlformats.org/officeDocument/2006/relationships/image" Target="media/image14.emf"/><Relationship Id="rId52"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eg"/><Relationship Id="rId22" Type="http://schemas.openxmlformats.org/officeDocument/2006/relationships/footer" Target="footer3.xml"/><Relationship Id="rId27" Type="http://schemas.openxmlformats.org/officeDocument/2006/relationships/image" Target="file:///\\VBOXSVR\Projets\AKaDo\user_guide\img\akado_installer_panel5.png" TargetMode="External"/><Relationship Id="rId30" Type="http://schemas.openxmlformats.org/officeDocument/2006/relationships/image" Target="file:///\\VBOXSVR\Projets\AKaDo\user_guide\img\akado_installer_panel8.png" TargetMode="External"/><Relationship Id="rId35" Type="http://schemas.openxmlformats.org/officeDocument/2006/relationships/image" Target="media/image10.emf"/><Relationship Id="rId43" Type="http://schemas.openxmlformats.org/officeDocument/2006/relationships/package" Target="embeddings/Microsoft_Excel_Worksheet4.xlsx"/><Relationship Id="rId48" Type="http://schemas.openxmlformats.org/officeDocument/2006/relationships/image" Target="media/image16.png"/><Relationship Id="rId8" Type="http://schemas.openxmlformats.org/officeDocument/2006/relationships/settings" Target="settings.xml"/><Relationship Id="rId51" Type="http://schemas.openxmlformats.org/officeDocument/2006/relationships/image" Target="media/image19.png"/><Relationship Id="rId3" Type="http://schemas.openxmlformats.org/officeDocument/2006/relationships/customXml" Target="../customXml/item3.xml"/></Relationships>
</file>

<file path=word/_rels/footnotes.xml.rels><?xml version="1.0" encoding="UTF-8" standalone="yes"?>
<Relationships xmlns="http://schemas.openxmlformats.org/package/2006/relationships"><Relationship Id="rId1" Type="http://schemas.openxmlformats.org/officeDocument/2006/relationships/hyperlink" Target="https://www.libreoffice.org/"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lebranc\AppData\Roaming\Microsoft\Templates\MedianReport.dotx" TargetMode="External"/></Relationships>
</file>

<file path=word/theme/_rels/theme1.xml.rels><?xml version="1.0" encoding="UTF-8" standalone="yes"?>
<Relationships xmlns="http://schemas.openxmlformats.org/package/2006/relationships"><Relationship Id="rId2" Type="http://schemas.openxmlformats.org/officeDocument/2006/relationships/image" Target="../media/image23.jpeg"/><Relationship Id="rId1" Type="http://schemas.openxmlformats.org/officeDocument/2006/relationships/image" Target="../media/image22.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tns:customPropertyEditors xmlns:tns="http://schemas.microsoft.com/office/2006/customDocumentInformationPanel">
  <tns:showOnOpen/>
  <tns:defaultPropertyEditorNamespace/>
</tns:customPropertyEditor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661CF1-FFCF-4111-9D3E-C49A188505D1}">
  <ds:schemaRefs>
    <ds:schemaRef ds:uri="http://schemas.microsoft.com/office/2006/customDocumentInformationPanel"/>
  </ds:schemaRefs>
</ds:datastoreItem>
</file>

<file path=customXml/itemProps2.xml><?xml version="1.0" encoding="utf-8"?>
<ds:datastoreItem xmlns:ds="http://schemas.openxmlformats.org/officeDocument/2006/customXml" ds:itemID="{B15EA98B-2241-4B26-B144-7EAE4DB42745}">
  <ds:schemaRefs>
    <ds:schemaRef ds:uri="http://schemas.microsoft.com/sharepoint/v3/contenttype/forms"/>
  </ds:schemaRefs>
</ds:datastoreItem>
</file>

<file path=customXml/itemProps3.xml><?xml version="1.0" encoding="utf-8"?>
<ds:datastoreItem xmlns:ds="http://schemas.openxmlformats.org/officeDocument/2006/customXml" ds:itemID="{2BB4DEF6-83A2-405D-9193-1994A59571CF}">
  <ds:schemaRefs>
    <ds:schemaRef ds:uri="http://schemas.openxmlformats.org/officeDocument/2006/bibliography"/>
  </ds:schemaRefs>
</ds:datastoreItem>
</file>

<file path=customXml/itemProps4.xml><?xml version="1.0" encoding="utf-8"?>
<ds:datastoreItem xmlns:ds="http://schemas.openxmlformats.org/officeDocument/2006/customXml" ds:itemID="{A2D8E91B-5EF0-48C5-B867-97767BD533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MedianReport.dotx</Template>
  <TotalTime>170</TotalTime>
  <Pages>34</Pages>
  <Words>3449</Words>
  <Characters>16625</Characters>
  <Application>Microsoft Office Word</Application>
  <DocSecurity>0</DocSecurity>
  <Lines>377</Lines>
  <Paragraphs>274</Paragraphs>
  <ScaleCrop>false</ScaleCrop>
  <HeadingPairs>
    <vt:vector size="6" baseType="variant">
      <vt:variant>
        <vt:lpstr>Titre</vt:lpstr>
      </vt:variant>
      <vt:variant>
        <vt:i4>1</vt:i4>
      </vt:variant>
      <vt:variant>
        <vt:lpstr>Title</vt:lpstr>
      </vt:variant>
      <vt:variant>
        <vt:i4>1</vt:i4>
      </vt:variant>
      <vt:variant>
        <vt:lpstr>Headings</vt:lpstr>
      </vt:variant>
      <vt:variant>
        <vt:i4>2</vt:i4>
      </vt:variant>
    </vt:vector>
  </HeadingPairs>
  <TitlesOfParts>
    <vt:vector size="4" baseType="lpstr">
      <vt:lpstr>AKaDo 2.0 Guide utilisateur</vt:lpstr>
      <vt:lpstr/>
      <vt:lpstr>    Heading 2|two</vt:lpstr>
      <vt:lpstr>        Heading 3|three</vt:lpstr>
    </vt:vector>
  </TitlesOfParts>
  <Company>IRD Montpellier</Company>
  <LinksUpToDate>false</LinksUpToDate>
  <CharactersWithSpaces>19800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AKaDo 2.0 Guide utilisateur</dc:title>
  <dc:subject>ANALYSE DE LA QUALITE DE LA DONNEE POUR AVDTH</dc:subject>
  <dc:creator>Julien Lebranchu</dc:creator>
  <cp:keywords>akado,user guide,tropical tuna observatory,IRD, data quality analysis, AVDTH</cp:keywords>
  <cp:lastModifiedBy>Julien Lebranchu</cp:lastModifiedBy>
  <cp:revision>24</cp:revision>
  <cp:lastPrinted>2015-12-29T14:32:00Z</cp:lastPrinted>
  <dcterms:created xsi:type="dcterms:W3CDTF">2016-04-01T06:14:00Z</dcterms:created>
  <dcterms:modified xsi:type="dcterms:W3CDTF">2016-04-19T06:46:00Z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TC101927459990</vt:lpwstr>
  </property>
</Properties>
</file>