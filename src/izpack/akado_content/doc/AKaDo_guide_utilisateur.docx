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6704" behindDoc="0" locked="0" layoutInCell="1" allowOverlap="1" wp14:anchorId="7BB10F73" wp14:editId="52AAAEFB">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0B2CB0"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55067B7F" w:rsidR="005A5297" w:rsidRPr="00A42626" w:rsidRDefault="00206BFD">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10-04T00:00:00Z">
                      <w:dateFormat w:val="dd/MM/yyyy"/>
                      <w:lid w:val="fr-FR"/>
                      <w:storeMappedDataAs w:val="dateTime"/>
                      <w:calendar w:val="gregorian"/>
                    </w:date>
                  </w:sdtPr>
                  <w:sdtEndPr/>
                  <w:sdtContent>
                    <w:r>
                      <w:rPr>
                        <w:color w:val="FFFFFF" w:themeColor="background1"/>
                        <w:sz w:val="32"/>
                        <w:szCs w:val="32"/>
                        <w:lang w:val="fr-FR"/>
                      </w:rPr>
                      <w:t>04/10/2016</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206BFD"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bookmarkStart w:id="0" w:name="_GoBack"/>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7907A4ED" wp14:editId="354F1ED2">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375E288B" wp14:editId="32463690">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63872" behindDoc="0" locked="0" layoutInCell="1" allowOverlap="1" wp14:anchorId="4AA7F287" wp14:editId="280FF212">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bookmarkEnd w:id="0"/>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6C2DA26" w14:textId="4A4CD069"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4F25E9">
              <w:rPr>
                <w:webHidden/>
                <w:lang w:val="fr-FR"/>
              </w:rPr>
              <w:t>2</w:t>
            </w:r>
            <w:r w:rsidR="00484726" w:rsidRPr="00A42626">
              <w:rPr>
                <w:webHidden/>
                <w:lang w:val="fr-FR"/>
              </w:rPr>
              <w:fldChar w:fldCharType="end"/>
            </w:r>
          </w:hyperlink>
        </w:p>
        <w:p w14:paraId="1C37B76D" w14:textId="766A5C79" w:rsidR="00484726" w:rsidRPr="00A42626" w:rsidRDefault="00206BFD">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sidR="004F25E9">
              <w:rPr>
                <w:webHidden/>
                <w:lang w:val="fr-FR"/>
              </w:rPr>
              <w:t>3</w:t>
            </w:r>
            <w:r w:rsidR="00484726" w:rsidRPr="00A42626">
              <w:rPr>
                <w:webHidden/>
                <w:lang w:val="fr-FR"/>
              </w:rPr>
              <w:fldChar w:fldCharType="end"/>
            </w:r>
          </w:hyperlink>
        </w:p>
        <w:p w14:paraId="20849F59" w14:textId="35898756" w:rsidR="00484726" w:rsidRPr="00A42626" w:rsidRDefault="00206BFD">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sidR="004F25E9">
              <w:rPr>
                <w:webHidden/>
                <w:lang w:val="fr-FR"/>
              </w:rPr>
              <w:t>13</w:t>
            </w:r>
            <w:r w:rsidR="00484726" w:rsidRPr="00A42626">
              <w:rPr>
                <w:webHidden/>
                <w:lang w:val="fr-FR"/>
              </w:rPr>
              <w:fldChar w:fldCharType="end"/>
            </w:r>
          </w:hyperlink>
        </w:p>
        <w:p w14:paraId="1AE1EF81" w14:textId="1168306E" w:rsidR="00484726" w:rsidRPr="00A42626" w:rsidRDefault="00206BFD">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sidR="004F25E9">
              <w:rPr>
                <w:webHidden/>
                <w:lang w:val="fr-FR"/>
              </w:rPr>
              <w:t>16</w:t>
            </w:r>
            <w:r w:rsidR="00484726" w:rsidRPr="00A42626">
              <w:rPr>
                <w:webHidden/>
                <w:lang w:val="fr-FR"/>
              </w:rPr>
              <w:fldChar w:fldCharType="end"/>
            </w:r>
          </w:hyperlink>
        </w:p>
        <w:p w14:paraId="68ADD6FE" w14:textId="33987333" w:rsidR="00484726" w:rsidRPr="00A42626" w:rsidRDefault="00206BFD">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sidR="004F25E9">
              <w:rPr>
                <w:webHidden/>
                <w:lang w:val="fr-FR"/>
              </w:rPr>
              <w:t>35</w:t>
            </w:r>
            <w:r w:rsidR="00484726" w:rsidRPr="00A42626">
              <w:rPr>
                <w:webHidden/>
                <w:lang w:val="fr-FR"/>
              </w:rPr>
              <w:fldChar w:fldCharType="end"/>
            </w:r>
          </w:hyperlink>
        </w:p>
        <w:p w14:paraId="701DB1C7" w14:textId="58ABFAE3" w:rsidR="00484726" w:rsidRPr="00A42626" w:rsidRDefault="00206BFD">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sidR="004F25E9">
              <w:rPr>
                <w:webHidden/>
                <w:lang w:val="fr-FR"/>
              </w:rPr>
              <w:t>41</w:t>
            </w:r>
            <w:r w:rsidR="00484726" w:rsidRPr="00A42626">
              <w:rPr>
                <w:webHidden/>
                <w:lang w:val="fr-FR"/>
              </w:rPr>
              <w:fldChar w:fldCharType="end"/>
            </w:r>
          </w:hyperlink>
        </w:p>
        <w:p w14:paraId="3E3A0186" w14:textId="77777777"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1" w:name="_Toc392577117"/>
      <w:r w:rsidRPr="00A42626">
        <w:rPr>
          <w:lang w:val="fr-FR"/>
        </w:rPr>
        <w:br w:type="page"/>
      </w:r>
    </w:p>
    <w:p w14:paraId="47767632" w14:textId="77777777" w:rsidR="00B635B7" w:rsidRPr="00A42626" w:rsidRDefault="00B635B7" w:rsidP="00B635B7">
      <w:pPr>
        <w:pStyle w:val="Titre1"/>
        <w:rPr>
          <w:lang w:val="fr-FR"/>
        </w:rPr>
      </w:pPr>
      <w:bookmarkStart w:id="2" w:name="_Toc445880893"/>
      <w:r w:rsidRPr="00A42626">
        <w:rPr>
          <w:lang w:val="fr-FR"/>
        </w:rPr>
        <w:lastRenderedPageBreak/>
        <w:t>Introduction</w:t>
      </w:r>
      <w:bookmarkEnd w:id="1"/>
      <w:bookmarkEnd w:id="2"/>
    </w:p>
    <w:p w14:paraId="26A129DE" w14:textId="77777777" w:rsidR="00B635B7" w:rsidRPr="00A42626" w:rsidRDefault="00B635B7" w:rsidP="00794EB0">
      <w:pPr>
        <w:pStyle w:val="Titre2"/>
        <w:rPr>
          <w:lang w:val="fr-FR"/>
        </w:rPr>
      </w:pPr>
      <w:bookmarkStart w:id="3" w:name="_Toc392577118"/>
      <w:r w:rsidRPr="00A42626">
        <w:rPr>
          <w:lang w:val="fr-FR"/>
        </w:rPr>
        <w:t>Context</w:t>
      </w:r>
      <w:bookmarkEnd w:id="3"/>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4" w:name="token_1"/>
      <w:bookmarkStart w:id="5" w:name="Sp1.s2_o"/>
      <w:bookmarkStart w:id="6" w:name="_Toc429984520"/>
      <w:bookmarkEnd w:id="4"/>
      <w:bookmarkEnd w:id="5"/>
      <w:r w:rsidRPr="00A42626">
        <w:rPr>
          <w:lang w:val="fr-FR"/>
        </w:rPr>
        <w:t>Prérequis</w:t>
      </w:r>
      <w:bookmarkEnd w:id="6"/>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r w:rsidR="00BA78E7">
        <w:fldChar w:fldCharType="begin"/>
      </w:r>
      <w:r w:rsidR="00BA78E7" w:rsidRPr="00BA78E7">
        <w:rPr>
          <w:lang w:val="fr-FR"/>
        </w:rPr>
        <w:instrText xml:space="preserve"> HYPERLINK "mailto:support.obs.thonier@listes.ird.fr?subject=[AKADO]%20" \h </w:instrText>
      </w:r>
      <w:r w:rsidR="00BA78E7">
        <w:fldChar w:fldCharType="separate"/>
      </w:r>
      <w:r w:rsidRPr="00A42626">
        <w:rPr>
          <w:rStyle w:val="LienInternet"/>
          <w:webHidden/>
          <w:lang w:val="fr-FR"/>
        </w:rPr>
        <w:t>l'équipe support de l'OT</w:t>
      </w:r>
      <w:r w:rsidR="00BA78E7">
        <w:rPr>
          <w:rPrChange w:id="7" w:author="Julien Lebranchu" w:date="2016-04-01T08:08:00Z">
            <w:rPr>
              <w:rStyle w:val="LienInternet"/>
              <w:lang w:val="fr-FR"/>
            </w:rPr>
          </w:rPrChange>
        </w:rPr>
        <w:fldChar w:fldCharType="end"/>
      </w:r>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773777CF"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4F25E9">
        <w:rPr>
          <w:noProof/>
          <w:lang w:val="fr-FR"/>
        </w:rPr>
        <w:t>4 octobre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rPr>
          <w:rPrChange w:id="8" w:author="Julien Lebranchu" w:date="2016-04-01T08:08:00Z">
            <w:rPr>
              <w:noProof/>
              <w:lang w:val="fr-FR"/>
            </w:rPr>
          </w:rPrChange>
        </w:rPr>
        <w:fldChar w:fldCharType="begin"/>
      </w:r>
      <w:r w:rsidR="004F2003" w:rsidRPr="00A42626">
        <w:rPr>
          <w:lang w:val="fr-FR"/>
        </w:rPr>
        <w:instrText xml:space="preserve"> LASTSAVEDBY   \* MERGEFORMAT </w:instrText>
      </w:r>
      <w:r w:rsidR="004F2003" w:rsidRPr="00A42626">
        <w:rPr>
          <w:rPrChange w:id="9" w:author="Julien Lebranchu" w:date="2016-04-01T08:08:00Z">
            <w:rPr>
              <w:noProof/>
              <w:lang w:val="fr-FR"/>
            </w:rPr>
          </w:rPrChange>
        </w:rPr>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rPr>
          <w:rPrChange w:id="10" w:author="Julien Lebranchu" w:date="2016-04-01T08:08:00Z">
            <w:rPr>
              <w:noProof/>
              <w:lang w:val="fr-FR"/>
            </w:rPr>
          </w:rPrChange>
        </w:rPr>
        <w:fldChar w:fldCharType="begin"/>
      </w:r>
      <w:r w:rsidR="004F2003" w:rsidRPr="00BA78E7">
        <w:rPr>
          <w:lang w:val="fr-FR"/>
        </w:rPr>
        <w:instrText xml:space="preserve"> REVNUM   \* MERGEFORMAT </w:instrText>
      </w:r>
      <w:r w:rsidR="004F2003" w:rsidRPr="00A42626">
        <w:rPr>
          <w:rPrChange w:id="11" w:author="Julien Lebranchu" w:date="2016-04-01T08:08:00Z">
            <w:rPr>
              <w:noProof/>
              <w:lang w:val="fr-FR"/>
            </w:rPr>
          </w:rPrChange>
        </w:rPr>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12" w:name="_Toc445880894"/>
      <w:r w:rsidRPr="00A42626">
        <w:rPr>
          <w:lang w:val="fr-FR"/>
        </w:rPr>
        <w:t>Install</w:t>
      </w:r>
      <w:r w:rsidR="003F1752" w:rsidRPr="00A42626">
        <w:rPr>
          <w:lang w:val="fr-FR"/>
        </w:rPr>
        <w:t>ation</w:t>
      </w:r>
      <w:bookmarkEnd w:id="12"/>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r w:rsidR="00BA78E7">
        <w:fldChar w:fldCharType="begin"/>
      </w:r>
      <w:r w:rsidR="00BA78E7" w:rsidRPr="00BA78E7">
        <w:rPr>
          <w:lang w:val="fr-FR"/>
        </w:rPr>
        <w:instrText xml:space="preserve"> HYPERLINK "http://www.microsofttranslator.com/bv.aspx?from=en&amp;to=fr&amp;a=https%3A%2F%2Fwww.java.com%2Fen%2F" \h </w:instrText>
      </w:r>
      <w:r w:rsidR="00BA78E7">
        <w:fldChar w:fldCharType="separate"/>
      </w:r>
      <w:r w:rsidRPr="00A42626">
        <w:rPr>
          <w:rStyle w:val="LienInternet"/>
          <w:webHidden/>
          <w:lang w:val="fr-FR"/>
        </w:rPr>
        <w:t>https://www.java.com/en/</w:t>
      </w:r>
      <w:r w:rsidR="00BA78E7">
        <w:rPr>
          <w:rPrChange w:id="13" w:author="Julien Lebranchu" w:date="2016-04-01T08:08:00Z">
            <w:rPr>
              <w:rStyle w:val="LienInternet"/>
              <w:lang w:val="fr-FR"/>
            </w:rPr>
          </w:rPrChange>
        </w:rPr>
        <w:fldChar w:fldCharType="end"/>
      </w:r>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14" w:name="_Toc429984524"/>
      <w:r w:rsidRPr="00A42626">
        <w:rPr>
          <w:lang w:val="fr-FR"/>
        </w:rPr>
        <w:t>Procédure</w:t>
      </w:r>
      <w:bookmarkEnd w:id="14"/>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78450752" w14:textId="77777777" w:rsidR="00E0277C" w:rsidRPr="00A42626" w:rsidRDefault="00801868" w:rsidP="009D0322">
      <w:pPr>
        <w:jc w:val="center"/>
        <w:rPr>
          <w:del w:id="15" w:author="Julien Lebranchu" w:date="2016-04-01T08:08:00Z"/>
          <w:lang w:val="fr-FR"/>
        </w:rPr>
      </w:pPr>
      <w:del w:id="16" w:author="Julien Lebranchu" w:date="2016-04-01T08:08:00Z">
        <w:r w:rsidRPr="00A42626">
          <w:rPr>
            <w:noProof/>
            <w:lang w:val="fr-FR" w:eastAsia="fr-FR"/>
          </w:rPr>
          <w:drawing>
            <wp:inline distT="0" distB="0" distL="0" distR="0" wp14:anchorId="06C66BE4" wp14:editId="0525CB05">
              <wp:extent cx="4999565" cy="3600000"/>
              <wp:effectExtent l="0" t="0" r="0" b="635"/>
              <wp:docPr id="14"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cstate="print"/>
                      <a:stretch>
                        <a:fillRect/>
                      </a:stretch>
                    </pic:blipFill>
                    <pic:spPr>
                      <a:xfrm>
                        <a:off x="0" y="0"/>
                        <a:ext cx="4999565" cy="3600000"/>
                      </a:xfrm>
                      <a:prstGeom prst="rect">
                        <a:avLst/>
                      </a:prstGeom>
                    </pic:spPr>
                  </pic:pic>
                </a:graphicData>
              </a:graphic>
            </wp:inline>
          </w:drawing>
        </w:r>
      </w:del>
    </w:p>
    <w:p w14:paraId="0B36CABB" w14:textId="77777777" w:rsidR="00E0277C" w:rsidRPr="00A42626" w:rsidRDefault="00801868" w:rsidP="009D0322">
      <w:pPr>
        <w:jc w:val="center"/>
        <w:rPr>
          <w:ins w:id="17" w:author="Julien Lebranchu" w:date="2016-04-01T08:08:00Z"/>
          <w:lang w:val="fr-FR"/>
        </w:rPr>
      </w:pPr>
      <w:ins w:id="18" w:author="Julien Lebranchu" w:date="2016-04-01T08:08:00Z">
        <w:r w:rsidRPr="00A42626">
          <w:rPr>
            <w:noProof/>
            <w:lang w:val="fr-FR" w:eastAsia="fr-FR"/>
          </w:rPr>
          <w:drawing>
            <wp:inline distT="0" distB="0" distL="0" distR="0" wp14:anchorId="15EA3358" wp14:editId="54C0771B">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a:stretch>
                        <a:fillRect/>
                      </a:stretch>
                    </pic:blipFill>
                    <pic:spPr>
                      <a:xfrm>
                        <a:off x="0" y="0"/>
                        <a:ext cx="4999565" cy="3600000"/>
                      </a:xfrm>
                      <a:prstGeom prst="rect">
                        <a:avLst/>
                      </a:prstGeom>
                    </pic:spPr>
                  </pic:pic>
                </a:graphicData>
              </a:graphic>
            </wp:inline>
          </w:drawing>
        </w:r>
      </w:ins>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AA256A">
      <w:pPr>
        <w:pStyle w:val="Paragraphedeliste"/>
        <w:numPr>
          <w:ilvl w:val="0"/>
          <w:numId w:val="29"/>
        </w:numPr>
        <w:rPr>
          <w:lang w:val="fr-FR"/>
        </w:rPr>
      </w:pPr>
      <w:r w:rsidRPr="00A42626">
        <w:rPr>
          <w:lang w:val="fr-FR"/>
        </w:rPr>
        <w:t xml:space="preserve">Lire le </w:t>
      </w:r>
      <w:r w:rsidRPr="00A42626">
        <w:rPr>
          <w:i/>
          <w:iCs/>
          <w:lang w:val="fr-FR"/>
        </w:rPr>
        <w:t>README</w:t>
      </w:r>
      <w:r w:rsidRPr="00A42626">
        <w:rPr>
          <w:lang w:val="fr-FR"/>
        </w:rPr>
        <w:t>, et presser « Suivant » pour continuer.</w:t>
      </w:r>
    </w:p>
    <w:p w14:paraId="72B5BC90" w14:textId="77777777" w:rsidR="00801868" w:rsidRPr="00A42626" w:rsidRDefault="00801868" w:rsidP="00827DBC">
      <w:pPr>
        <w:jc w:val="center"/>
        <w:rPr>
          <w:del w:id="19" w:author="Julien Lebranchu" w:date="2016-04-01T08:08:00Z"/>
          <w:lang w:val="fr-FR"/>
        </w:rPr>
      </w:pPr>
      <w:del w:id="20" w:author="Julien Lebranchu" w:date="2016-04-01T08:08:00Z">
        <w:r w:rsidRPr="00A42626">
          <w:rPr>
            <w:noProof/>
            <w:lang w:val="fr-FR" w:eastAsia="fr-FR"/>
          </w:rPr>
          <w:drawing>
            <wp:inline distT="0" distB="0" distL="0" distR="0" wp14:anchorId="76A6333A" wp14:editId="610831E7">
              <wp:extent cx="4999565" cy="3600000"/>
              <wp:effectExtent l="0" t="0" r="0" b="635"/>
              <wp:docPr id="15"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cstate="print"/>
                      <a:stretch>
                        <a:fillRect/>
                      </a:stretch>
                    </pic:blipFill>
                    <pic:spPr>
                      <a:xfrm>
                        <a:off x="0" y="0"/>
                        <a:ext cx="4999565" cy="3600000"/>
                      </a:xfrm>
                      <a:prstGeom prst="rect">
                        <a:avLst/>
                      </a:prstGeom>
                    </pic:spPr>
                  </pic:pic>
                </a:graphicData>
              </a:graphic>
            </wp:inline>
          </w:drawing>
        </w:r>
      </w:del>
    </w:p>
    <w:p w14:paraId="410FC2FE" w14:textId="77777777" w:rsidR="00801868" w:rsidRPr="00A42626" w:rsidRDefault="00801868" w:rsidP="00827DBC">
      <w:pPr>
        <w:jc w:val="center"/>
        <w:rPr>
          <w:ins w:id="21" w:author="Julien Lebranchu" w:date="2016-04-01T08:08:00Z"/>
          <w:lang w:val="fr-FR"/>
        </w:rPr>
      </w:pPr>
      <w:ins w:id="22" w:author="Julien Lebranchu" w:date="2016-04-01T08:08:00Z">
        <w:r w:rsidRPr="00A42626">
          <w:rPr>
            <w:noProof/>
            <w:lang w:val="fr-FR" w:eastAsia="fr-FR"/>
          </w:rPr>
          <w:drawing>
            <wp:inline distT="0" distB="0" distL="0" distR="0" wp14:anchorId="126F523F" wp14:editId="53B300DE">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a:stretch>
                        <a:fillRect/>
                      </a:stretch>
                    </pic:blipFill>
                    <pic:spPr>
                      <a:xfrm>
                        <a:off x="0" y="0"/>
                        <a:ext cx="4999565" cy="3600000"/>
                      </a:xfrm>
                      <a:prstGeom prst="rect">
                        <a:avLst/>
                      </a:prstGeom>
                    </pic:spPr>
                  </pic:pic>
                </a:graphicData>
              </a:graphic>
            </wp:inline>
          </w:drawing>
        </w:r>
      </w:ins>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AA256A">
      <w:pPr>
        <w:pStyle w:val="Paragraphedeliste"/>
        <w:numPr>
          <w:ilvl w:val="0"/>
          <w:numId w:val="29"/>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1A82B82E" w14:textId="77777777" w:rsidR="009B36B5" w:rsidRPr="00A42626" w:rsidRDefault="00827DBC" w:rsidP="002A1DE8">
      <w:pPr>
        <w:spacing w:after="200" w:line="276" w:lineRule="auto"/>
        <w:jc w:val="center"/>
        <w:rPr>
          <w:del w:id="23" w:author="Julien Lebranchu" w:date="2016-04-01T08:08:00Z"/>
          <w:lang w:val="fr-FR"/>
        </w:rPr>
      </w:pPr>
      <w:del w:id="24" w:author="Julien Lebranchu" w:date="2016-04-01T08:08:00Z">
        <w:r w:rsidRPr="00A42626">
          <w:rPr>
            <w:noProof/>
            <w:lang w:val="fr-FR" w:eastAsia="fr-FR"/>
          </w:rPr>
          <w:drawing>
            <wp:inline distT="0" distB="0" distL="0" distR="0" wp14:anchorId="15353784" wp14:editId="359F87E3">
              <wp:extent cx="4999565" cy="3600000"/>
              <wp:effectExtent l="0" t="0" r="0" b="635"/>
              <wp:docPr id="17"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cstate="print"/>
                      <a:stretch>
                        <a:fillRect/>
                      </a:stretch>
                    </pic:blipFill>
                    <pic:spPr>
                      <a:xfrm>
                        <a:off x="0" y="0"/>
                        <a:ext cx="4999565" cy="3600000"/>
                      </a:xfrm>
                      <a:prstGeom prst="rect">
                        <a:avLst/>
                      </a:prstGeom>
                    </pic:spPr>
                  </pic:pic>
                </a:graphicData>
              </a:graphic>
            </wp:inline>
          </w:drawing>
        </w:r>
      </w:del>
    </w:p>
    <w:p w14:paraId="23E08F49" w14:textId="77777777" w:rsidR="009B36B5" w:rsidRPr="00A42626" w:rsidRDefault="00827DBC" w:rsidP="002A1DE8">
      <w:pPr>
        <w:spacing w:after="200" w:line="276" w:lineRule="auto"/>
        <w:jc w:val="center"/>
        <w:rPr>
          <w:ins w:id="25" w:author="Julien Lebranchu" w:date="2016-04-01T08:08:00Z"/>
          <w:lang w:val="fr-FR"/>
        </w:rPr>
      </w:pPr>
      <w:ins w:id="26" w:author="Julien Lebranchu" w:date="2016-04-01T08:08:00Z">
        <w:r w:rsidRPr="00A42626">
          <w:rPr>
            <w:noProof/>
            <w:lang w:val="fr-FR" w:eastAsia="fr-FR"/>
          </w:rPr>
          <w:drawing>
            <wp:inline distT="0" distB="0" distL="0" distR="0" wp14:anchorId="442CED80" wp14:editId="0AA01FC5">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a:stretch>
                        <a:fillRect/>
                      </a:stretch>
                    </pic:blipFill>
                    <pic:spPr>
                      <a:xfrm>
                        <a:off x="0" y="0"/>
                        <a:ext cx="4999565" cy="3600000"/>
                      </a:xfrm>
                      <a:prstGeom prst="rect">
                        <a:avLst/>
                      </a:prstGeom>
                    </pic:spPr>
                  </pic:pic>
                </a:graphicData>
              </a:graphic>
            </wp:inline>
          </w:drawing>
        </w:r>
      </w:ins>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AA256A">
      <w:pPr>
        <w:pStyle w:val="Paragraphedeliste"/>
        <w:numPr>
          <w:ilvl w:val="0"/>
          <w:numId w:val="29"/>
        </w:numPr>
        <w:rPr>
          <w:lang w:val="fr-FR"/>
        </w:rPr>
      </w:pPr>
      <w:r w:rsidRPr="00A42626">
        <w:rPr>
          <w:lang w:val="fr-FR"/>
        </w:rPr>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2FEBED32" w14:textId="77777777" w:rsidR="009B36B5" w:rsidRPr="00A42626" w:rsidRDefault="00827DBC" w:rsidP="00975321">
      <w:pPr>
        <w:jc w:val="center"/>
        <w:rPr>
          <w:del w:id="27" w:author="Julien Lebranchu" w:date="2016-04-01T08:08:00Z"/>
          <w:lang w:val="fr-FR"/>
        </w:rPr>
      </w:pPr>
      <w:del w:id="28" w:author="Julien Lebranchu" w:date="2016-04-01T08:08:00Z">
        <w:r w:rsidRPr="00A42626">
          <w:rPr>
            <w:noProof/>
            <w:lang w:val="fr-FR" w:eastAsia="fr-FR"/>
          </w:rPr>
          <w:drawing>
            <wp:inline distT="0" distB="0" distL="0" distR="0" wp14:anchorId="3BEF7AFE" wp14:editId="6D4E457A">
              <wp:extent cx="4999565" cy="3600000"/>
              <wp:effectExtent l="0" t="0" r="0" b="635"/>
              <wp:docPr id="28"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cstate="print"/>
                      <a:stretch>
                        <a:fillRect/>
                      </a:stretch>
                    </pic:blipFill>
                    <pic:spPr>
                      <a:xfrm>
                        <a:off x="0" y="0"/>
                        <a:ext cx="4999565" cy="3600000"/>
                      </a:xfrm>
                      <a:prstGeom prst="rect">
                        <a:avLst/>
                      </a:prstGeom>
                    </pic:spPr>
                  </pic:pic>
                </a:graphicData>
              </a:graphic>
            </wp:inline>
          </w:drawing>
        </w:r>
      </w:del>
    </w:p>
    <w:p w14:paraId="08F76624" w14:textId="77777777" w:rsidR="009B36B5" w:rsidRPr="00A42626" w:rsidRDefault="00827DBC" w:rsidP="00975321">
      <w:pPr>
        <w:jc w:val="center"/>
        <w:rPr>
          <w:ins w:id="29" w:author="Julien Lebranchu" w:date="2016-04-01T08:08:00Z"/>
          <w:lang w:val="fr-FR"/>
        </w:rPr>
      </w:pPr>
      <w:ins w:id="30" w:author="Julien Lebranchu" w:date="2016-04-01T08:08:00Z">
        <w:r w:rsidRPr="00A42626">
          <w:rPr>
            <w:noProof/>
            <w:lang w:val="fr-FR" w:eastAsia="fr-FR"/>
          </w:rPr>
          <w:drawing>
            <wp:inline distT="0" distB="0" distL="0" distR="0" wp14:anchorId="6ECC460A" wp14:editId="2DA7DD0D">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a:stretch>
                        <a:fillRect/>
                      </a:stretch>
                    </pic:blipFill>
                    <pic:spPr>
                      <a:xfrm>
                        <a:off x="0" y="0"/>
                        <a:ext cx="4999565" cy="3600000"/>
                      </a:xfrm>
                      <a:prstGeom prst="rect">
                        <a:avLst/>
                      </a:prstGeom>
                    </pic:spPr>
                  </pic:pic>
                </a:graphicData>
              </a:graphic>
            </wp:inline>
          </w:drawing>
        </w:r>
      </w:ins>
    </w:p>
    <w:p w14:paraId="161637CA" w14:textId="77777777"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77777777" w:rsidR="00AA0D5F" w:rsidRPr="00A42626" w:rsidRDefault="00827DBC" w:rsidP="001E05F1">
      <w:pPr>
        <w:jc w:val="center"/>
        <w:rPr>
          <w:lang w:val="fr-FR"/>
        </w:rPr>
      </w:pPr>
      <w:del w:id="31" w:author="Julien Lebranchu" w:date="2016-04-01T08:08:00Z">
        <w:r w:rsidRPr="00A42626">
          <w:rPr>
            <w:noProof/>
            <w:lang w:val="fr-FR" w:eastAsia="fr-FR"/>
          </w:rPr>
          <w:drawing>
            <wp:inline distT="0" distB="0" distL="0" distR="0" wp14:anchorId="1BD81976" wp14:editId="4C558042">
              <wp:extent cx="4999566" cy="3600000"/>
              <wp:effectExtent l="0" t="0" r="0" b="635"/>
              <wp:docPr id="32"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cstate="print"/>
                      <a:stretch>
                        <a:fillRect/>
                      </a:stretch>
                    </pic:blipFill>
                    <pic:spPr>
                      <a:xfrm>
                        <a:off x="0" y="0"/>
                        <a:ext cx="4999566" cy="3600000"/>
                      </a:xfrm>
                      <a:prstGeom prst="rect">
                        <a:avLst/>
                      </a:prstGeom>
                    </pic:spPr>
                  </pic:pic>
                </a:graphicData>
              </a:graphic>
            </wp:inline>
          </w:drawing>
        </w:r>
      </w:del>
      <w:ins w:id="32" w:author="Julien Lebranchu" w:date="2016-04-01T08:08:00Z">
        <w:r w:rsidRPr="00A42626">
          <w:rPr>
            <w:noProof/>
            <w:lang w:val="fr-FR" w:eastAsia="fr-FR"/>
          </w:rPr>
          <w:drawing>
            <wp:inline distT="0" distB="0" distL="0" distR="0" wp14:anchorId="07264D41" wp14:editId="636E71F4">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a:stretch>
                        <a:fillRect/>
                      </a:stretch>
                    </pic:blipFill>
                    <pic:spPr>
                      <a:xfrm>
                        <a:off x="0" y="0"/>
                        <a:ext cx="4999566" cy="3600000"/>
                      </a:xfrm>
                      <a:prstGeom prst="rect">
                        <a:avLst/>
                      </a:prstGeom>
                    </pic:spPr>
                  </pic:pic>
                </a:graphicData>
              </a:graphic>
            </wp:inline>
          </w:drawing>
        </w:r>
      </w:ins>
      <w:r w:rsidR="00AA0D5F" w:rsidRPr="00A42626">
        <w:rPr>
          <w:lang w:val="fr-FR"/>
        </w:rPr>
        <w:br w:type="page"/>
      </w:r>
    </w:p>
    <w:p w14:paraId="24E4CB38" w14:textId="77777777" w:rsidR="001E05F1" w:rsidRPr="00A42626" w:rsidRDefault="00637F2F" w:rsidP="001E05F1">
      <w:pPr>
        <w:pStyle w:val="Paragraphedeliste"/>
        <w:numPr>
          <w:ilvl w:val="0"/>
          <w:numId w:val="29"/>
        </w:numPr>
        <w:spacing w:after="200" w:line="276" w:lineRule="auto"/>
        <w:rPr>
          <w:lang w:val="fr-FR"/>
        </w:rPr>
      </w:pPr>
      <w:r w:rsidRPr="00A42626">
        <w:rPr>
          <w:lang w:val="fr-FR"/>
        </w:rPr>
        <w:t>Le panneau présente des informations sur l'installation. Appuyez sur « Suivant » pour continuer et commencer l'installation.</w:t>
      </w:r>
    </w:p>
    <w:p w14:paraId="7854FB15" w14:textId="77777777" w:rsidR="001123A1" w:rsidRPr="00A42626" w:rsidRDefault="000811F5" w:rsidP="002205A2">
      <w:pPr>
        <w:spacing w:after="200" w:line="276" w:lineRule="auto"/>
        <w:ind w:left="360"/>
        <w:jc w:val="center"/>
        <w:rPr>
          <w:del w:id="33" w:author="Julien Lebranchu" w:date="2016-04-01T08:08:00Z"/>
          <w:lang w:val="fr-FR"/>
        </w:rPr>
      </w:pPr>
      <w:del w:id="34" w:author="Julien Lebranchu" w:date="2016-04-01T08:08:00Z">
        <w:r w:rsidRPr="00A42626">
          <w:rPr>
            <w:noProof/>
            <w:lang w:val="fr-FR" w:eastAsia="fr-FR"/>
          </w:rPr>
          <w:drawing>
            <wp:inline distT="0" distB="0" distL="0" distR="0" wp14:anchorId="1F169873" wp14:editId="40E34274">
              <wp:extent cx="5000400" cy="3600000"/>
              <wp:effectExtent l="0" t="0" r="0" b="635"/>
              <wp:docPr id="33"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cstate="print"/>
                      <a:stretch>
                        <a:fillRect/>
                      </a:stretch>
                    </pic:blipFill>
                    <pic:spPr>
                      <a:xfrm>
                        <a:off x="0" y="0"/>
                        <a:ext cx="5000400" cy="3600000"/>
                      </a:xfrm>
                      <a:prstGeom prst="rect">
                        <a:avLst/>
                      </a:prstGeom>
                    </pic:spPr>
                  </pic:pic>
                </a:graphicData>
              </a:graphic>
            </wp:inline>
          </w:drawing>
        </w:r>
      </w:del>
    </w:p>
    <w:p w14:paraId="6F31495D" w14:textId="77777777" w:rsidR="001123A1" w:rsidRPr="00A42626" w:rsidRDefault="000811F5" w:rsidP="002205A2">
      <w:pPr>
        <w:spacing w:after="200" w:line="276" w:lineRule="auto"/>
        <w:ind w:left="360"/>
        <w:jc w:val="center"/>
        <w:rPr>
          <w:ins w:id="35" w:author="Julien Lebranchu" w:date="2016-04-01T08:08:00Z"/>
          <w:lang w:val="fr-FR"/>
        </w:rPr>
      </w:pPr>
      <w:ins w:id="36" w:author="Julien Lebranchu" w:date="2016-04-01T08:08:00Z">
        <w:r w:rsidRPr="00A42626">
          <w:rPr>
            <w:noProof/>
            <w:lang w:val="fr-FR" w:eastAsia="fr-FR"/>
          </w:rPr>
          <w:drawing>
            <wp:inline distT="0" distB="0" distL="0" distR="0" wp14:anchorId="69792B56" wp14:editId="68808238">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a:stretch>
                        <a:fillRect/>
                      </a:stretch>
                    </pic:blipFill>
                    <pic:spPr>
                      <a:xfrm>
                        <a:off x="0" y="0"/>
                        <a:ext cx="5000400" cy="3600000"/>
                      </a:xfrm>
                      <a:prstGeom prst="rect">
                        <a:avLst/>
                      </a:prstGeom>
                    </pic:spPr>
                  </pic:pic>
                </a:graphicData>
              </a:graphic>
            </wp:inline>
          </w:drawing>
        </w:r>
      </w:ins>
    </w:p>
    <w:p w14:paraId="50D874FD" w14:textId="77777777"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14:paraId="1B0CDFA9" w14:textId="77777777" w:rsidR="0051706E" w:rsidRPr="00A42626" w:rsidRDefault="000811F5" w:rsidP="00932014">
      <w:pPr>
        <w:spacing w:after="200" w:line="276" w:lineRule="auto"/>
        <w:ind w:left="360"/>
        <w:jc w:val="center"/>
        <w:rPr>
          <w:del w:id="37" w:author="Julien Lebranchu" w:date="2016-04-01T08:08:00Z"/>
          <w:lang w:val="fr-FR"/>
        </w:rPr>
      </w:pPr>
      <w:del w:id="38" w:author="Julien Lebranchu" w:date="2016-04-01T08:08:00Z">
        <w:r w:rsidRPr="00A42626">
          <w:rPr>
            <w:noProof/>
            <w:lang w:val="fr-FR" w:eastAsia="fr-FR"/>
          </w:rPr>
          <w:drawing>
            <wp:inline distT="0" distB="0" distL="0" distR="0" wp14:anchorId="2510817A" wp14:editId="0543E4B7">
              <wp:extent cx="5000400" cy="3600000"/>
              <wp:effectExtent l="0" t="0" r="0" b="635"/>
              <wp:docPr id="34"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cstate="print"/>
                      <a:stretch>
                        <a:fillRect/>
                      </a:stretch>
                    </pic:blipFill>
                    <pic:spPr>
                      <a:xfrm>
                        <a:off x="0" y="0"/>
                        <a:ext cx="5000400" cy="3600000"/>
                      </a:xfrm>
                      <a:prstGeom prst="rect">
                        <a:avLst/>
                      </a:prstGeom>
                    </pic:spPr>
                  </pic:pic>
                </a:graphicData>
              </a:graphic>
            </wp:inline>
          </w:drawing>
        </w:r>
      </w:del>
    </w:p>
    <w:p w14:paraId="57ED1063" w14:textId="77777777" w:rsidR="0051706E" w:rsidRPr="00A42626" w:rsidRDefault="000811F5" w:rsidP="00932014">
      <w:pPr>
        <w:spacing w:after="200" w:line="276" w:lineRule="auto"/>
        <w:ind w:left="360"/>
        <w:jc w:val="center"/>
        <w:rPr>
          <w:ins w:id="39" w:author="Julien Lebranchu" w:date="2016-04-01T08:08:00Z"/>
          <w:lang w:val="fr-FR"/>
        </w:rPr>
      </w:pPr>
      <w:ins w:id="40" w:author="Julien Lebranchu" w:date="2016-04-01T08:08:00Z">
        <w:r w:rsidRPr="00A42626">
          <w:rPr>
            <w:noProof/>
            <w:lang w:val="fr-FR" w:eastAsia="fr-FR"/>
          </w:rPr>
          <w:drawing>
            <wp:inline distT="0" distB="0" distL="0" distR="0" wp14:anchorId="18A9E739" wp14:editId="491825A9">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a:stretch>
                        <a:fillRect/>
                      </a:stretch>
                    </pic:blipFill>
                    <pic:spPr>
                      <a:xfrm>
                        <a:off x="0" y="0"/>
                        <a:ext cx="5000400" cy="3600000"/>
                      </a:xfrm>
                      <a:prstGeom prst="rect">
                        <a:avLst/>
                      </a:prstGeom>
                    </pic:spPr>
                  </pic:pic>
                </a:graphicData>
              </a:graphic>
            </wp:inline>
          </w:drawing>
        </w:r>
      </w:ins>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D2750E">
      <w:pPr>
        <w:pStyle w:val="Paragraphedeliste"/>
        <w:numPr>
          <w:ilvl w:val="0"/>
          <w:numId w:val="29"/>
        </w:numPr>
        <w:spacing w:after="200" w:line="276" w:lineRule="auto"/>
        <w:rPr>
          <w:lang w:val="fr-FR"/>
        </w:rPr>
      </w:pPr>
      <w:r w:rsidRPr="00A42626">
        <w:rPr>
          <w:lang w:val="fr-FR"/>
        </w:rPr>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1BDB47DD" w14:textId="77777777" w:rsidR="002A1DE8" w:rsidRPr="00A42626" w:rsidRDefault="000811F5" w:rsidP="00944CFA">
      <w:pPr>
        <w:pStyle w:val="Paragraphedeliste"/>
        <w:spacing w:after="200" w:line="276" w:lineRule="auto"/>
        <w:jc w:val="center"/>
        <w:rPr>
          <w:del w:id="41" w:author="Julien Lebranchu" w:date="2016-04-01T08:08:00Z"/>
          <w:lang w:val="fr-FR"/>
        </w:rPr>
      </w:pPr>
      <w:del w:id="42" w:author="Julien Lebranchu" w:date="2016-04-01T08:08:00Z">
        <w:r w:rsidRPr="00A42626">
          <w:rPr>
            <w:noProof/>
            <w:lang w:val="fr-FR" w:eastAsia="fr-FR"/>
          </w:rPr>
          <w:drawing>
            <wp:inline distT="0" distB="0" distL="0" distR="0" wp14:anchorId="3E69A7D3" wp14:editId="765824E9">
              <wp:extent cx="4999565" cy="3600000"/>
              <wp:effectExtent l="0" t="0" r="0" b="635"/>
              <wp:docPr id="35"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cstate="print"/>
                      <a:stretch>
                        <a:fillRect/>
                      </a:stretch>
                    </pic:blipFill>
                    <pic:spPr>
                      <a:xfrm>
                        <a:off x="0" y="0"/>
                        <a:ext cx="4999565" cy="3600000"/>
                      </a:xfrm>
                      <a:prstGeom prst="rect">
                        <a:avLst/>
                      </a:prstGeom>
                    </pic:spPr>
                  </pic:pic>
                </a:graphicData>
              </a:graphic>
            </wp:inline>
          </w:drawing>
        </w:r>
      </w:del>
    </w:p>
    <w:p w14:paraId="46609977" w14:textId="77777777" w:rsidR="002A1DE8" w:rsidRPr="00A42626" w:rsidRDefault="000811F5" w:rsidP="00944CFA">
      <w:pPr>
        <w:pStyle w:val="Paragraphedeliste"/>
        <w:spacing w:after="200" w:line="276" w:lineRule="auto"/>
        <w:jc w:val="center"/>
        <w:rPr>
          <w:ins w:id="43" w:author="Julien Lebranchu" w:date="2016-04-01T08:08:00Z"/>
          <w:lang w:val="fr-FR"/>
        </w:rPr>
      </w:pPr>
      <w:ins w:id="44" w:author="Julien Lebranchu" w:date="2016-04-01T08:08:00Z">
        <w:r w:rsidRPr="00A42626">
          <w:rPr>
            <w:noProof/>
            <w:lang w:val="fr-FR" w:eastAsia="fr-FR"/>
          </w:rPr>
          <w:drawing>
            <wp:inline distT="0" distB="0" distL="0" distR="0" wp14:anchorId="2E8D07FD" wp14:editId="73784CCC">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a:stretch>
                        <a:fillRect/>
                      </a:stretch>
                    </pic:blipFill>
                    <pic:spPr>
                      <a:xfrm>
                        <a:off x="0" y="0"/>
                        <a:ext cx="4999565" cy="3600000"/>
                      </a:xfrm>
                      <a:prstGeom prst="rect">
                        <a:avLst/>
                      </a:prstGeom>
                    </pic:spPr>
                  </pic:pic>
                </a:graphicData>
              </a:graphic>
            </wp:inline>
          </w:drawing>
        </w:r>
      </w:ins>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45" w:name="_Toc445880895"/>
      <w:r w:rsidRPr="00A42626">
        <w:rPr>
          <w:rFonts w:eastAsia="Tw Cen MT" w:cs="Tw Cen MT"/>
          <w:caps/>
          <w:color w:val="775F55"/>
          <w:sz w:val="32"/>
          <w:szCs w:val="32"/>
          <w:lang w:val="fr-FR"/>
        </w:rPr>
        <w:t>UTILISATION</w:t>
      </w:r>
      <w:bookmarkEnd w:id="45"/>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6" w:name="_Toc429984526"/>
      <w:bookmarkEnd w:id="46"/>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449DB25A" w:rsidR="00123F20" w:rsidRPr="00A42626" w:rsidRDefault="00123F20" w:rsidP="005759E7">
      <w:pPr>
        <w:rPr>
          <w:rFonts w:eastAsia="Times New Roman"/>
          <w:szCs w:val="24"/>
          <w:lang w:val="fr-FR"/>
        </w:rPr>
      </w:pPr>
      <w:r w:rsidRPr="00A42626">
        <w:rPr>
          <w:rFonts w:eastAsia="Tw Cen MT"/>
          <w:lang w:val="fr-FR"/>
        </w:rPr>
        <w:t xml:space="preserve">Lorsque vous exécutez AKaDo, l'interface est affichée (voir </w:t>
      </w:r>
      <w:r w:rsidRPr="00A42626">
        <w:rPr>
          <w:rFonts w:eastAsia="Tw Cen MT"/>
          <w:lang w:val="fr-FR"/>
        </w:rPr>
        <w:fldChar w:fldCharType="begin"/>
      </w:r>
      <w:r w:rsidRPr="00A42626">
        <w:rPr>
          <w:rFonts w:eastAsia="Tw Cen MT"/>
          <w:lang w:val="fr-FR"/>
        </w:rPr>
        <w:instrText>REF _Ref393203300 \h</w:instrText>
      </w:r>
      <w:r w:rsidRPr="00A42626">
        <w:rPr>
          <w:rFonts w:eastAsia="Tw Cen MT"/>
          <w:lang w:val="fr-FR"/>
        </w:rPr>
        <w:fldChar w:fldCharType="separate"/>
      </w:r>
      <w:r w:rsidR="004F25E9">
        <w:rPr>
          <w:rFonts w:eastAsia="Tw Cen MT"/>
          <w:b/>
          <w:bCs/>
          <w:lang w:val="fr-FR"/>
        </w:rPr>
        <w:t>Erreur ! Source du renvoi introuvable.</w:t>
      </w:r>
      <w:r w:rsidRPr="00A42626">
        <w:rPr>
          <w:rFonts w:eastAsia="Tw Cen MT"/>
          <w:lang w:val="fr-FR"/>
        </w:rPr>
        <w:fldChar w:fldCharType="end"/>
      </w:r>
      <w:r w:rsidRPr="00A42626">
        <w:rPr>
          <w:rFonts w:eastAsia="Tw Cen MT"/>
          <w:lang w:val="fr-FR"/>
        </w:rPr>
        <w:t xml:space="preserve">). Il y a quatre menus : Fichier, Option, VMS (Anapo) et Aide. </w:t>
      </w:r>
    </w:p>
    <w:p w14:paraId="197B1985" w14:textId="77777777"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77777777"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Option, vous pouvez choisir votre langue (nécessite un redémarrage), vous pouvez également activer/désactiver tous les inspecteurs.</w:t>
      </w:r>
    </w:p>
    <w:p w14:paraId="5B295756" w14:textId="6682F814"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VMS, vous pouvez gérer les fonctionnalités d’ANAPO (pour plus d'informations, consultez la section « </w:t>
      </w:r>
      <w:r w:rsidRPr="00A42626">
        <w:rPr>
          <w:rFonts w:eastAsia="Tw Cen MT" w:cs="Tw Cen MT"/>
          <w:lang w:val="fr-FR"/>
        </w:rPr>
        <w:fldChar w:fldCharType="begin"/>
      </w:r>
      <w:r w:rsidRPr="00A42626">
        <w:rPr>
          <w:rFonts w:eastAsia="Tw Cen MT" w:cs="Tw Cen MT"/>
          <w:lang w:val="fr-FR"/>
        </w:rPr>
        <w:instrText>REF _Ref430007081 \h</w:instrText>
      </w:r>
      <w:r w:rsidRPr="00A42626">
        <w:rPr>
          <w:rFonts w:eastAsia="Tw Cen MT" w:cs="Tw Cen MT"/>
          <w:lang w:val="fr-FR"/>
        </w:rPr>
        <w:fldChar w:fldCharType="separate"/>
      </w:r>
      <w:r w:rsidR="004F25E9">
        <w:rPr>
          <w:rFonts w:eastAsia="Tw Cen MT" w:cs="Tw Cen MT"/>
          <w:b/>
          <w:bCs/>
          <w:lang w:val="fr-FR"/>
        </w:rPr>
        <w:t>Erreur ! Source du renvoi introuvable.</w:t>
      </w:r>
      <w:r w:rsidRPr="00A42626">
        <w:rPr>
          <w:rFonts w:eastAsia="Tw Cen MT" w:cs="Tw Cen MT"/>
          <w:lang w:val="fr-FR"/>
        </w:rPr>
        <w:fldChar w:fldCharType="end"/>
      </w:r>
      <w:r w:rsidRPr="00A42626">
        <w:rPr>
          <w:rFonts w:eastAsia="Tw Cen MT" w:cs="Tw Cen MT"/>
          <w:lang w:val="fr-FR"/>
        </w:rPr>
        <w:t xml:space="preserve"> » p. </w:t>
      </w:r>
      <w:r w:rsidRPr="00A42626">
        <w:rPr>
          <w:rFonts w:eastAsia="Tw Cen MT" w:cs="Tw Cen MT"/>
          <w:lang w:val="fr-FR"/>
        </w:rPr>
        <w:fldChar w:fldCharType="begin"/>
      </w:r>
      <w:r w:rsidRPr="00A42626">
        <w:rPr>
          <w:rFonts w:eastAsia="Tw Cen MT" w:cs="Tw Cen MT"/>
          <w:lang w:val="fr-FR"/>
        </w:rPr>
        <w:instrText>PAGEREF _Ref430007077 \h</w:instrText>
      </w:r>
      <w:r w:rsidRPr="00A42626">
        <w:rPr>
          <w:rFonts w:eastAsia="Tw Cen MT" w:cs="Tw Cen MT"/>
          <w:lang w:val="fr-FR"/>
        </w:rPr>
        <w:fldChar w:fldCharType="separate"/>
      </w:r>
      <w:r w:rsidR="004F25E9">
        <w:rPr>
          <w:rFonts w:eastAsia="Tw Cen MT" w:cs="Tw Cen MT"/>
          <w:b/>
          <w:bCs/>
          <w:noProof/>
          <w:lang w:val="fr-FR"/>
        </w:rPr>
        <w:t>Erreur ! Signet non défini.</w:t>
      </w:r>
      <w:r w:rsidRPr="00A42626">
        <w:rPr>
          <w:rFonts w:eastAsia="Tw Cen MT" w:cs="Tw Cen MT"/>
          <w:lang w:val="fr-FR"/>
        </w:rPr>
        <w:fldChar w:fldCharType="end"/>
      </w:r>
      <w:r w:rsidRPr="00A42626">
        <w:rPr>
          <w:rFonts w:eastAsia="Tw Cen MT" w:cs="Tw Cen MT"/>
          <w:lang w:val="fr-FR"/>
        </w:rPr>
        <w:t>).</w:t>
      </w:r>
    </w:p>
    <w:p w14:paraId="5C0858C1" w14:textId="77777777"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aide, vous pouvez voir les informations sur AKaDo.</w:t>
      </w:r>
    </w:p>
    <w:p w14:paraId="4741CE23"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692730C8" wp14:editId="1F876078">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0"/>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8DEF61" w14:textId="755E12DC"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4F25E9">
        <w:rPr>
          <w:rFonts w:eastAsia="Tw Cen MT" w:cs="Tw Cen MT"/>
          <w:b/>
          <w:bCs/>
          <w:caps/>
          <w:noProof/>
          <w:sz w:val="16"/>
          <w:szCs w:val="16"/>
          <w:lang w:val="fr-FR"/>
        </w:rPr>
        <w:t>1</w:t>
      </w:r>
      <w:r w:rsidRPr="00A42626">
        <w:rPr>
          <w:rFonts w:eastAsia="Tw Cen MT" w:cs="Tw Cen MT"/>
          <w:b/>
          <w:bCs/>
          <w:caps/>
          <w:sz w:val="16"/>
          <w:szCs w:val="16"/>
          <w:lang w:val="fr-FR"/>
        </w:rPr>
        <w:fldChar w:fldCharType="end"/>
      </w:r>
    </w:p>
    <w:p w14:paraId="5A252DD5" w14:textId="7AF66BE3" w:rsidR="00123F20" w:rsidRPr="00A42626" w:rsidRDefault="00123F20" w:rsidP="005759E7">
      <w:pPr>
        <w:rPr>
          <w:rFonts w:eastAsia="Times New Roman"/>
          <w:lang w:val="fr-FR" w:eastAsia="fr-FR"/>
        </w:rPr>
      </w:pPr>
      <w:r w:rsidRPr="00A42626">
        <w:rPr>
          <w:rFonts w:eastAsia="Times New Roman"/>
          <w:lang w:val="fr-FR" w:eastAsia="fr-FR"/>
        </w:rPr>
        <w:t xml:space="preserve">Pour charger une base de données, vous devez parcourir vos répertoires et choisir un fichier de base de données (voir </w:t>
      </w:r>
      <w:r w:rsidRPr="00A42626">
        <w:rPr>
          <w:rFonts w:eastAsia="Times New Roman"/>
          <w:lang w:val="fr-FR" w:eastAsia="fr-FR"/>
        </w:rPr>
        <w:fldChar w:fldCharType="begin"/>
      </w:r>
      <w:r w:rsidRPr="00A42626">
        <w:rPr>
          <w:rFonts w:eastAsia="Tw Cen MT" w:cs="Tw Cen MT"/>
          <w:lang w:val="fr-FR"/>
        </w:rPr>
        <w:instrText>REF _Ref393203264 \h</w:instrText>
      </w:r>
      <w:r w:rsidRPr="00A42626">
        <w:rPr>
          <w:rFonts w:eastAsia="Tw Cen MT" w:cs="Tw Cen MT"/>
          <w:lang w:val="fr-FR"/>
        </w:rPr>
        <w:fldChar w:fldCharType="separate"/>
      </w:r>
      <w:r w:rsidR="004F25E9">
        <w:rPr>
          <w:rFonts w:eastAsia="Tw Cen MT" w:cs="Tw Cen MT"/>
          <w:b/>
          <w:bCs/>
          <w:lang w:val="fr-FR"/>
        </w:rPr>
        <w:t>Erreur ! Source du renvoi introuvable.</w:t>
      </w:r>
      <w:r w:rsidRPr="00A42626">
        <w:rPr>
          <w:rFonts w:eastAsia="Tw Cen MT" w:cs="Tw Cen MT"/>
          <w:lang w:val="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278CA014" wp14:editId="58E5F9DA">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1"/>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D873B0" w14:textId="43E68C69"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4F25E9">
        <w:rPr>
          <w:rFonts w:eastAsia="Tw Cen MT" w:cs="Tw Cen MT"/>
          <w:b/>
          <w:bCs/>
          <w:caps/>
          <w:noProof/>
          <w:sz w:val="16"/>
          <w:szCs w:val="16"/>
          <w:lang w:val="fr-FR"/>
        </w:rPr>
        <w:t>2</w:t>
      </w:r>
      <w:r w:rsidRPr="00A42626">
        <w:rPr>
          <w:rFonts w:eastAsia="Tw Cen MT" w:cs="Tw Cen MT"/>
          <w:b/>
          <w:bCs/>
          <w:caps/>
          <w:sz w:val="16"/>
          <w:szCs w:val="16"/>
          <w:lang w:val="fr-FR"/>
        </w:rPr>
        <w:fldChar w:fldCharType="end"/>
      </w:r>
    </w:p>
    <w:p w14:paraId="04DAF697" w14:textId="7A1FBFEA" w:rsidR="00123F20" w:rsidRPr="00A42626" w:rsidRDefault="00123F20" w:rsidP="005759E7">
      <w:pPr>
        <w:rPr>
          <w:rFonts w:eastAsia="Tw Cen MT"/>
          <w:lang w:val="fr-FR"/>
        </w:rPr>
      </w:pPr>
      <w:r w:rsidRPr="00A42626">
        <w:rPr>
          <w:rFonts w:eastAsia="Tw Cen MT"/>
          <w:lang w:val="fr-FR"/>
        </w:rPr>
        <w:t xml:space="preserve">Une fois que vous avez chargé la base de données, vous devez appuyer sur le bouton </w:t>
      </w:r>
      <w:r w:rsidRPr="00A42626">
        <w:rPr>
          <w:rFonts w:eastAsia="Tw Cen MT"/>
          <w:b/>
          <w:lang w:val="fr-FR"/>
        </w:rPr>
        <w:t>Lancer</w:t>
      </w:r>
      <w:r w:rsidRPr="00A42626">
        <w:rPr>
          <w:rFonts w:eastAsia="Tw Cen MT"/>
          <w:lang w:val="fr-FR"/>
        </w:rPr>
        <w:t xml:space="preserve"> pour exécuter le processus (voir </w:t>
      </w:r>
      <w:r w:rsidRPr="00A42626">
        <w:rPr>
          <w:rFonts w:eastAsia="Tw Cen MT"/>
          <w:lang w:val="fr-FR"/>
        </w:rPr>
        <w:fldChar w:fldCharType="begin"/>
      </w:r>
      <w:r w:rsidRPr="00A42626">
        <w:rPr>
          <w:rFonts w:eastAsia="Tw Cen MT"/>
          <w:lang w:val="fr-FR"/>
        </w:rPr>
        <w:instrText>REF _Ref393204629 \h</w:instrText>
      </w:r>
      <w:r w:rsidRPr="00A42626">
        <w:rPr>
          <w:rFonts w:eastAsia="Tw Cen MT"/>
          <w:lang w:val="fr-FR"/>
        </w:rPr>
        <w:fldChar w:fldCharType="separate"/>
      </w:r>
      <w:r w:rsidR="004F25E9">
        <w:rPr>
          <w:rFonts w:eastAsia="Tw Cen MT"/>
          <w:b/>
          <w:bCs/>
          <w:lang w:val="fr-FR"/>
        </w:rPr>
        <w:t>Erreur ! Source du renvoi introuvable.</w:t>
      </w:r>
      <w:r w:rsidRPr="00A42626">
        <w:rPr>
          <w:rFonts w:eastAsia="Tw Cen MT"/>
          <w:lang w:val="fr-FR"/>
        </w:rPr>
        <w:fldChar w:fldCharType="end"/>
      </w:r>
      <w:r w:rsidRPr="00A42626">
        <w:rPr>
          <w:rFonts w:eastAsia="Tw Cen MT"/>
          <w:lang w:val="fr-FR"/>
        </w:rPr>
        <w:t>).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p>
    <w:p w14:paraId="5F32B58D" w14:textId="77777777" w:rsidR="00123F20" w:rsidRPr="00A42626" w:rsidRDefault="00123F20" w:rsidP="00AD7E87">
      <w:pPr>
        <w:jc w:val="center"/>
        <w:rPr>
          <w:rFonts w:eastAsia="Tw Cen MT"/>
          <w:lang w:val="fr-FR"/>
        </w:rPr>
      </w:pPr>
      <w:r w:rsidRPr="00A42626">
        <w:rPr>
          <w:rFonts w:eastAsia="Tw Cen MT"/>
          <w:noProof/>
          <w:lang w:val="fr-FR" w:eastAsia="fr-FR"/>
        </w:rPr>
        <w:drawing>
          <wp:inline distT="0" distB="0" distL="0" distR="0" wp14:anchorId="09AF1131" wp14:editId="1C3334FB">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2"/>
                    <a:stretch>
                      <a:fillRect/>
                    </a:stretch>
                  </pic:blipFill>
                  <pic:spPr bwMode="auto">
                    <a:xfrm>
                      <a:off x="0" y="0"/>
                      <a:ext cx="5472363" cy="3420000"/>
                    </a:xfrm>
                    <a:prstGeom prst="rect">
                      <a:avLst/>
                    </a:prstGeom>
                    <a:noFill/>
                    <a:ln w="9525">
                      <a:noFill/>
                      <a:miter lim="800000"/>
                      <a:headEnd/>
                      <a:tailEnd/>
                    </a:ln>
                  </pic:spPr>
                </pic:pic>
              </a:graphicData>
            </a:graphic>
          </wp:inline>
        </w:drawing>
      </w:r>
    </w:p>
    <w:p w14:paraId="376BD2FE" w14:textId="71B4BAF3"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4F25E9">
        <w:rPr>
          <w:rFonts w:eastAsia="Tw Cen MT" w:cs="Tw Cen MT"/>
          <w:b/>
          <w:bCs/>
          <w:caps/>
          <w:noProof/>
          <w:sz w:val="16"/>
          <w:szCs w:val="16"/>
          <w:lang w:val="fr-FR"/>
        </w:rPr>
        <w:t>3</w:t>
      </w:r>
      <w:r w:rsidRPr="00A42626">
        <w:rPr>
          <w:rFonts w:eastAsia="Tw Cen MT" w:cs="Tw Cen MT"/>
          <w:b/>
          <w:bCs/>
          <w:caps/>
          <w:sz w:val="16"/>
          <w:szCs w:val="16"/>
          <w:lang w:val="fr-FR"/>
        </w:rPr>
        <w:fldChar w:fldCharType="end"/>
      </w:r>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7" w:name="_Toc429984527"/>
      <w:r w:rsidRPr="00A42626">
        <w:rPr>
          <w:rFonts w:eastAsia="Tw Cen MT" w:cs="Tw Cen MT"/>
          <w:b/>
          <w:bCs/>
          <w:color w:val="94B6D2"/>
          <w:spacing w:val="20"/>
          <w:sz w:val="28"/>
          <w:szCs w:val="28"/>
          <w:lang w:val="fr-FR"/>
        </w:rPr>
        <w:t>Résultats dans la feuille de calcul</w:t>
      </w:r>
      <w:bookmarkEnd w:id="47"/>
      <w:r w:rsidRPr="00A42626">
        <w:rPr>
          <w:rFonts w:eastAsia="Tw Cen MT" w:cs="Tw Cen MT"/>
          <w:b/>
          <w:bCs/>
          <w:color w:val="94B6D2"/>
          <w:spacing w:val="20"/>
          <w:sz w:val="28"/>
          <w:szCs w:val="28"/>
          <w:lang w:val="fr-FR"/>
        </w:rPr>
        <w:t xml:space="preserve"> </w:t>
      </w:r>
    </w:p>
    <w:p w14:paraId="535D97FA" w14:textId="17114D9F"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 </w:t>
      </w:r>
      <w:r w:rsidRPr="00A42626">
        <w:rPr>
          <w:rFonts w:eastAsia="Tw Cen MT" w:cs="Tw Cen MT"/>
          <w:lang w:val="fr-FR"/>
        </w:rPr>
        <w:fldChar w:fldCharType="begin"/>
      </w:r>
      <w:r w:rsidRPr="00A42626">
        <w:rPr>
          <w:rFonts w:eastAsia="Tw Cen MT" w:cs="Tw Cen MT"/>
          <w:lang w:val="fr-FR"/>
        </w:rPr>
        <w:instrText>REF _Ref393727883 \h</w:instrText>
      </w:r>
      <w:r w:rsidRPr="00A42626">
        <w:rPr>
          <w:rFonts w:eastAsia="Tw Cen MT" w:cs="Tw Cen MT"/>
          <w:lang w:val="fr-FR"/>
        </w:rPr>
        <w:fldChar w:fldCharType="separate"/>
      </w:r>
      <w:r w:rsidR="004F25E9">
        <w:rPr>
          <w:rFonts w:eastAsia="Tw Cen MT" w:cs="Tw Cen MT"/>
          <w:b/>
          <w:bCs/>
          <w:lang w:val="fr-FR"/>
        </w:rPr>
        <w:t>Erreur ! Source du renvoi introuvable.</w:t>
      </w:r>
      <w:r w:rsidRPr="00A42626">
        <w:rPr>
          <w:rFonts w:eastAsia="Tw Cen MT" w:cs="Tw Cen MT"/>
          <w:lang w:val="fr-FR"/>
        </w:rPr>
        <w:fldChar w:fldCharType="end"/>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3"/>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2D263D1B"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4F25E9">
        <w:rPr>
          <w:rFonts w:eastAsia="Tw Cen MT" w:cs="Tw Cen MT"/>
          <w:b/>
          <w:bCs/>
          <w:caps/>
          <w:noProof/>
          <w:sz w:val="16"/>
          <w:szCs w:val="16"/>
          <w:lang w:val="fr-FR"/>
        </w:rPr>
        <w:t>4</w:t>
      </w:r>
      <w:r w:rsidRPr="00A42626">
        <w:rPr>
          <w:rFonts w:eastAsia="Tw Cen MT" w:cs="Tw Cen MT"/>
          <w:b/>
          <w:bCs/>
          <w:caps/>
          <w:sz w:val="16"/>
          <w:szCs w:val="16"/>
          <w:lang w:val="fr-FR"/>
        </w:rPr>
        <w:fldChar w:fldCharType="end"/>
      </w:r>
    </w:p>
    <w:p w14:paraId="31431513" w14:textId="77777777" w:rsidR="002D2BDE" w:rsidRPr="00A42626" w:rsidRDefault="002D2BDE" w:rsidP="002D2BDE">
      <w:pPr>
        <w:pStyle w:val="Titre1"/>
        <w:rPr>
          <w:lang w:val="fr-FR"/>
        </w:rPr>
      </w:pPr>
      <w:bookmarkStart w:id="48" w:name="_Toc445880896"/>
      <w:bookmarkStart w:id="49" w:name="_Toc368935892"/>
      <w:r w:rsidRPr="00A42626">
        <w:rPr>
          <w:lang w:val="fr-FR"/>
        </w:rPr>
        <w:t>JEU de contrÔles</w:t>
      </w:r>
      <w:bookmarkEnd w:id="48"/>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50" w:name="_Toc429984529"/>
      <w:bookmarkEnd w:id="50"/>
      <w:r w:rsidRPr="00A42626">
        <w:rPr>
          <w:lang w:val="fr-FR"/>
        </w:rPr>
        <w:t>Activité (Warning)</w:t>
      </w:r>
    </w:p>
    <w:p w14:paraId="42CD120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51" w:name="_Toc429984532"/>
      <w:bookmarkEnd w:id="51"/>
      <w:r w:rsidRPr="00A42626">
        <w:rPr>
          <w:lang w:val="fr-FR"/>
        </w:rPr>
        <w:t>Capacité du navire (Warning)</w:t>
      </w:r>
    </w:p>
    <w:p w14:paraId="033217CB" w14:textId="77777777"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52" w:name="_Toc429984534"/>
      <w:bookmarkEnd w:id="52"/>
      <w:r w:rsidRPr="00A42626">
        <w:rPr>
          <w:lang w:val="fr-FR"/>
        </w:rPr>
        <w:t>Distance (Warning)</w:t>
      </w:r>
    </w:p>
    <w:p w14:paraId="14A26BE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53" w:name="_Toc429984535"/>
      <w:r w:rsidRPr="00A42626">
        <w:rPr>
          <w:lang w:val="fr-FR"/>
        </w:rPr>
        <w:t>Couverture temporelle</w:t>
      </w:r>
      <w:bookmarkEnd w:id="53"/>
      <w:r w:rsidRPr="00A42626">
        <w:rPr>
          <w:lang w:val="fr-FR"/>
        </w:rPr>
        <w:t xml:space="preserve"> </w:t>
      </w:r>
    </w:p>
    <w:p w14:paraId="1E2C114C"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54" w:name="_Toc429984536"/>
      <w:r w:rsidRPr="00A42626">
        <w:rPr>
          <w:lang w:val="fr-FR"/>
        </w:rPr>
        <w:t>Limit</w:t>
      </w:r>
      <w:bookmarkEnd w:id="54"/>
      <w:r w:rsidR="00007649" w:rsidRPr="00A42626">
        <w:rPr>
          <w:lang w:val="fr-FR"/>
        </w:rPr>
        <w:t>e temporelle</w:t>
      </w:r>
      <w:r w:rsidRPr="00A42626">
        <w:rPr>
          <w:lang w:val="fr-FR"/>
        </w:rPr>
        <w:t xml:space="preserve"> </w:t>
      </w:r>
    </w:p>
    <w:p w14:paraId="3854F91C"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F32C41">
      <w:pPr>
        <w:pStyle w:val="Listepuces3"/>
        <w:numPr>
          <w:ilvl w:val="0"/>
          <w:numId w:val="33"/>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55" w:name="_Toc429984538"/>
      <w:bookmarkEnd w:id="55"/>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t>Port</w:t>
      </w:r>
    </w:p>
    <w:p w14:paraId="1FB5D2BB" w14:textId="77777777"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2D2BDE">
      <w:pPr>
        <w:pStyle w:val="Listepuces2"/>
        <w:numPr>
          <w:ilvl w:val="0"/>
          <w:numId w:val="32"/>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t xml:space="preserve">Exploitation des erreurs </w:t>
      </w:r>
    </w:p>
    <w:p w14:paraId="6667B099" w14:textId="77777777" w:rsidR="00200742" w:rsidRDefault="00200742" w:rsidP="00200742">
      <w:pPr>
        <w:rPr>
          <w:lang w:val="fr-FR"/>
        </w:rPr>
      </w:pPr>
    </w:p>
    <w:bookmarkStart w:id="56" w:name="_MON_1520775757"/>
    <w:bookmarkEnd w:id="56"/>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5pt" o:ole="">
            <v:imagedata r:id="rId34" o:title=""/>
          </v:shape>
          <o:OLEObject Type="Embed" ProgID="Excel.Sheet.12" ShapeID="_x0000_i1025" DrawAspect="Content" ObjectID="_1537098446" r:id="rId35"/>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BF75DC">
      <w:pPr>
        <w:pStyle w:val="Paragraphedeliste"/>
        <w:numPr>
          <w:ilvl w:val="0"/>
          <w:numId w:val="39"/>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BF75DC">
      <w:pPr>
        <w:pStyle w:val="Paragraphedeliste"/>
        <w:numPr>
          <w:ilvl w:val="0"/>
          <w:numId w:val="39"/>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BF75DC">
      <w:pPr>
        <w:pStyle w:val="Paragraphedeliste"/>
        <w:numPr>
          <w:ilvl w:val="0"/>
          <w:numId w:val="39"/>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57" w:name="_MON_1520777054"/>
    <w:bookmarkEnd w:id="57"/>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25pt;height:165.5pt" o:ole="">
            <v:imagedata r:id="rId36" o:title=""/>
          </v:shape>
          <o:OLEObject Type="Embed" ProgID="Excel.Sheet.12" ShapeID="_x0000_i1026" DrawAspect="Content" ObjectID="_1537098447" r:id="rId37"/>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D40A7C">
      <w:pPr>
        <w:pStyle w:val="Paragraphedeliste"/>
        <w:numPr>
          <w:ilvl w:val="0"/>
          <w:numId w:val="41"/>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BA78E7">
      <w:pPr>
        <w:pStyle w:val="Paragraphedeliste"/>
        <w:numPr>
          <w:ilvl w:val="0"/>
          <w:numId w:val="41"/>
        </w:numPr>
        <w:spacing w:after="200" w:line="276" w:lineRule="auto"/>
        <w:jc w:val="left"/>
        <w:rPr>
          <w:lang w:val="fr-FR"/>
        </w:rPr>
        <w:sectPr w:rsidR="00AD5421" w:rsidRPr="005430F7" w:rsidSect="00DE6139">
          <w:headerReference w:type="first" r:id="rId38"/>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t>Activité</w:t>
      </w:r>
    </w:p>
    <w:p w14:paraId="5A1760CC" w14:textId="77777777" w:rsidR="002D2BDE" w:rsidRPr="00A42626" w:rsidRDefault="002D2BDE" w:rsidP="002D2BDE">
      <w:pPr>
        <w:pStyle w:val="Titre3"/>
        <w:rPr>
          <w:lang w:val="fr-FR"/>
        </w:rPr>
      </w:pPr>
      <w:bookmarkStart w:id="58" w:name="_Toc429984539"/>
      <w:bookmarkEnd w:id="58"/>
      <w:r w:rsidRPr="00A42626">
        <w:rPr>
          <w:lang w:val="fr-FR"/>
        </w:rPr>
        <w:t>Context</w:t>
      </w:r>
      <w:r w:rsidR="00056662" w:rsidRPr="00A42626">
        <w:rPr>
          <w:lang w:val="fr-FR"/>
        </w:rPr>
        <w:t>e de pêche</w:t>
      </w:r>
    </w:p>
    <w:p w14:paraId="4DE94B93" w14:textId="77777777"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w:t>
      </w:r>
      <w:r w:rsidR="00385FBF" w:rsidRPr="00591EB1">
        <w:rPr>
          <w:lang w:val="fr-FR"/>
        </w:rPr>
        <w:t>28 ;</w:t>
      </w:r>
    </w:p>
    <w:p w14:paraId="01008438" w14:textId="77777777"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59" w:name="_Toc429984540"/>
      <w:bookmarkEnd w:id="59"/>
      <w:r w:rsidRPr="00A42626">
        <w:rPr>
          <w:lang w:val="fr-FR"/>
        </w:rPr>
        <w:t>Opération</w:t>
      </w:r>
    </w:p>
    <w:p w14:paraId="3815E03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60" w:name="_Toc429984541"/>
      <w:bookmarkEnd w:id="60"/>
      <w:r w:rsidRPr="00A42626">
        <w:rPr>
          <w:lang w:val="fr-FR"/>
        </w:rPr>
        <w:t>Position</w:t>
      </w:r>
    </w:p>
    <w:p w14:paraId="1A9DFF32"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3A53E74C" w14:textId="77777777"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14:paraId="3FDD290C" w14:textId="77777777"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14:paraId="227C946B" w14:textId="77777777" w:rsidR="002D2BDE" w:rsidRPr="00A42626" w:rsidRDefault="002D2BDE" w:rsidP="002D2BDE">
      <w:pPr>
        <w:pStyle w:val="Titre3"/>
        <w:rPr>
          <w:lang w:val="fr-FR"/>
        </w:rPr>
      </w:pPr>
      <w:bookmarkStart w:id="61" w:name="_Toc429984542"/>
      <w:r w:rsidRPr="00A42626">
        <w:rPr>
          <w:lang w:val="fr-FR"/>
        </w:rPr>
        <w:t>Quadrant</w:t>
      </w:r>
      <w:bookmarkEnd w:id="61"/>
      <w:r w:rsidRPr="00A42626">
        <w:rPr>
          <w:lang w:val="fr-FR"/>
        </w:rPr>
        <w:t xml:space="preserve"> </w:t>
      </w:r>
    </w:p>
    <w:p w14:paraId="205685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77777777" w:rsidR="002D2BDE" w:rsidRPr="00936EEB" w:rsidRDefault="00936EEB" w:rsidP="002D2BDE">
      <w:pPr>
        <w:pStyle w:val="Listepuces3"/>
        <w:numPr>
          <w:ilvl w:val="0"/>
          <w:numId w:val="33"/>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9AE6CB7" w14:textId="77777777"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t xml:space="preserve">Exploitation des erreurs </w:t>
      </w:r>
    </w:p>
    <w:bookmarkStart w:id="62" w:name="_MON_1520840643"/>
    <w:bookmarkEnd w:id="62"/>
    <w:bookmarkStart w:id="63" w:name="_MON_1520840896"/>
    <w:bookmarkEnd w:id="63"/>
    <w:p w14:paraId="6EA0D333" w14:textId="77777777"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w14:anchorId="5A101CBE">
          <v:shape id="_x0000_i1027" type="#_x0000_t75" style="width:740.95pt;height:192.35pt" o:ole="">
            <v:imagedata r:id="rId39" o:title=""/>
          </v:shape>
          <o:OLEObject Type="Embed" ProgID="Excel.Sheet.12" ShapeID="_x0000_i1027" DrawAspect="Content" ObjectID="_1537098448" r:id="rId40"/>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0797107A" w14:textId="77777777"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570E5">
      <w:pPr>
        <w:pStyle w:val="Paragraphedeliste"/>
        <w:numPr>
          <w:ilvl w:val="0"/>
          <w:numId w:val="41"/>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14:paraId="3C7DC801" w14:textId="77777777"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14:paraId="406EA7D4" w14:textId="77777777" w:rsidR="00B367DF" w:rsidRDefault="00B367DF" w:rsidP="00685F89">
      <w:pPr>
        <w:pStyle w:val="Titre2"/>
        <w:rPr>
          <w:lang w:val="fr-FR"/>
        </w:rPr>
        <w:sectPr w:rsidR="00B367DF"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64" w:name="_Toc429984545"/>
      <w:bookmarkEnd w:id="64"/>
      <w:r w:rsidRPr="00A42626">
        <w:rPr>
          <w:lang w:val="fr-FR"/>
        </w:rPr>
        <w:t>Classe de taille</w:t>
      </w:r>
    </w:p>
    <w:p w14:paraId="392E5E7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14:paraId="42E9F542" w14:textId="77777777" w:rsidR="002D2BDE" w:rsidRPr="00A42626" w:rsidRDefault="002D2BDE" w:rsidP="002D2BDE">
      <w:pPr>
        <w:pStyle w:val="Titre3"/>
        <w:rPr>
          <w:lang w:val="fr-FR"/>
        </w:rPr>
      </w:pPr>
      <w:bookmarkStart w:id="65" w:name="_Toc429984546"/>
      <w:bookmarkEnd w:id="65"/>
      <w:r w:rsidRPr="00A42626">
        <w:rPr>
          <w:lang w:val="fr-FR"/>
        </w:rPr>
        <w:t>Espèces</w:t>
      </w:r>
    </w:p>
    <w:p w14:paraId="2472C782"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66" w:name="_Toc429984547"/>
      <w:bookmarkEnd w:id="66"/>
      <w:r w:rsidRPr="00A42626">
        <w:rPr>
          <w:lang w:val="fr-FR"/>
        </w:rPr>
        <w:t>Me</w:t>
      </w:r>
      <w:r w:rsidR="002D2BDE" w:rsidRPr="00A42626">
        <w:rPr>
          <w:lang w:val="fr-FR"/>
        </w:rPr>
        <w:t>sure</w:t>
      </w:r>
    </w:p>
    <w:p w14:paraId="15A3A7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67" w:name="_Toc429984548"/>
      <w:r w:rsidRPr="00A42626">
        <w:rPr>
          <w:lang w:val="fr-FR"/>
        </w:rPr>
        <w:t>Position</w:t>
      </w:r>
      <w:bookmarkEnd w:id="67"/>
      <w:r w:rsidRPr="00A42626">
        <w:rPr>
          <w:lang w:val="fr-FR"/>
        </w:rPr>
        <w:t xml:space="preserve"> </w:t>
      </w:r>
    </w:p>
    <w:p w14:paraId="6849C52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68" w:name="_Toc429984549"/>
      <w:r w:rsidRPr="00A42626">
        <w:rPr>
          <w:lang w:val="fr-FR"/>
        </w:rPr>
        <w:t>Echantillon sans mesure</w:t>
      </w:r>
      <w:bookmarkEnd w:id="68"/>
      <w:r w:rsidR="002D2BDE" w:rsidRPr="00A42626">
        <w:rPr>
          <w:lang w:val="fr-FR"/>
        </w:rPr>
        <w:t xml:space="preserve"> </w:t>
      </w:r>
    </w:p>
    <w:p w14:paraId="6A0D8C92" w14:textId="77777777"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69" w:name="_Toc429984550"/>
      <w:r w:rsidRPr="00A42626">
        <w:rPr>
          <w:lang w:val="fr-FR"/>
        </w:rPr>
        <w:t xml:space="preserve">Echantillon sans </w:t>
      </w:r>
      <w:r w:rsidR="002D2BDE" w:rsidRPr="00A42626">
        <w:rPr>
          <w:lang w:val="fr-FR"/>
        </w:rPr>
        <w:t>Espèces</w:t>
      </w:r>
      <w:bookmarkEnd w:id="69"/>
      <w:r w:rsidR="002D2BDE" w:rsidRPr="00A42626">
        <w:rPr>
          <w:lang w:val="fr-FR"/>
        </w:rPr>
        <w:t xml:space="preserve"> </w:t>
      </w:r>
    </w:p>
    <w:p w14:paraId="5AF91E48"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70" w:name="_Toc429984551"/>
      <w:r w:rsidRPr="00A42626">
        <w:rPr>
          <w:lang w:val="fr-FR"/>
        </w:rPr>
        <w:t xml:space="preserve">Echantillon sans </w:t>
      </w:r>
      <w:bookmarkEnd w:id="70"/>
      <w:r w:rsidRPr="00A42626">
        <w:rPr>
          <w:lang w:val="fr-FR"/>
        </w:rPr>
        <w:t>Marée</w:t>
      </w:r>
      <w:r w:rsidR="002D2BDE" w:rsidRPr="00A42626">
        <w:rPr>
          <w:lang w:val="fr-FR"/>
        </w:rPr>
        <w:t xml:space="preserve"> </w:t>
      </w:r>
    </w:p>
    <w:p w14:paraId="347C967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71" w:name="_Toc429984552"/>
      <w:r w:rsidRPr="00A42626">
        <w:rPr>
          <w:lang w:val="fr-FR"/>
        </w:rPr>
        <w:t xml:space="preserve">Super </w:t>
      </w:r>
      <w:bookmarkEnd w:id="71"/>
      <w:r w:rsidR="007172B3" w:rsidRPr="00A42626">
        <w:rPr>
          <w:lang w:val="fr-FR"/>
        </w:rPr>
        <w:t>Echantillon</w:t>
      </w:r>
      <w:r w:rsidRPr="00A42626">
        <w:rPr>
          <w:lang w:val="fr-FR"/>
        </w:rPr>
        <w:t xml:space="preserve"> </w:t>
      </w:r>
    </w:p>
    <w:p w14:paraId="2BC7FB8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72" w:name="_Toc429984554"/>
      <w:bookmarkEnd w:id="72"/>
      <w:r w:rsidRPr="00A42626">
        <w:rPr>
          <w:lang w:val="fr-FR"/>
        </w:rPr>
        <w:t xml:space="preserve">Ratio </w:t>
      </w:r>
      <w:r w:rsidR="00742770" w:rsidRPr="00A42626">
        <w:rPr>
          <w:lang w:val="fr-FR"/>
        </w:rPr>
        <w:t>de petit et de gros poissons</w:t>
      </w:r>
    </w:p>
    <w:p w14:paraId="5CEE97B8" w14:textId="77777777"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73" w:name="_Toc429984555"/>
      <w:bookmarkEnd w:id="73"/>
      <w:r w:rsidRPr="00A42626">
        <w:rPr>
          <w:rStyle w:val="hps"/>
          <w:lang w:val="fr-FR"/>
        </w:rPr>
        <w:t>Pondération</w:t>
      </w:r>
    </w:p>
    <w:p w14:paraId="3FEFC7C3" w14:textId="77777777"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t xml:space="preserve">Exploitation des erreurs </w:t>
      </w:r>
    </w:p>
    <w:bookmarkStart w:id="74" w:name="_MON_1520843339"/>
    <w:bookmarkEnd w:id="74"/>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6.8pt;height:214.95pt" o:ole="">
            <v:imagedata r:id="rId41" o:title=""/>
          </v:shape>
          <o:OLEObject Type="Embed" ProgID="Excel.Sheet.12" ShapeID="_x0000_i1028" DrawAspect="Content" ObjectID="_1537098449" r:id="rId42"/>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6440EC">
      <w:pPr>
        <w:pStyle w:val="Paragraphedeliste"/>
        <w:numPr>
          <w:ilvl w:val="0"/>
          <w:numId w:val="41"/>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6440EC">
      <w:pPr>
        <w:pStyle w:val="Paragraphedeliste"/>
        <w:numPr>
          <w:ilvl w:val="0"/>
          <w:numId w:val="41"/>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0B2CB0" w:rsidP="00494C40">
      <w:pPr>
        <w:spacing w:after="200" w:line="276" w:lineRule="auto"/>
        <w:jc w:val="center"/>
        <w:rPr>
          <w:lang w:val="fr-FR"/>
        </w:rPr>
      </w:pPr>
      <w:r>
        <w:pict w14:anchorId="1AF3B2DB">
          <v:shape id="_x0000_i1029" type="#_x0000_t75" style="width:731.3pt;height:189.15pt">
            <v:imagedata r:id="rId43"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5379DE">
      <w:pPr>
        <w:pStyle w:val="Paragraphedeliste"/>
        <w:numPr>
          <w:ilvl w:val="0"/>
          <w:numId w:val="44"/>
        </w:numPr>
        <w:rPr>
          <w:lang w:val="fr-FR"/>
        </w:rPr>
      </w:pPr>
      <w:r>
        <w:rPr>
          <w:lang w:val="fr-FR"/>
        </w:rPr>
        <w:t>Dans la colonne « Species », la mise en évidence peut signifier les erreurs suivantes :</w:t>
      </w:r>
    </w:p>
    <w:p w14:paraId="309AC729" w14:textId="77777777"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14:paraId="3CD73760" w14:textId="77777777" w:rsidR="00D45A62" w:rsidRDefault="00D45A62" w:rsidP="004B2D3F">
      <w:pPr>
        <w:pStyle w:val="Paragraphedeliste"/>
        <w:numPr>
          <w:ilvl w:val="1"/>
          <w:numId w:val="44"/>
        </w:numPr>
        <w:rPr>
          <w:lang w:val="fr-FR"/>
        </w:rPr>
      </w:pPr>
      <w:r>
        <w:rPr>
          <w:lang w:val="fr-FR"/>
        </w:rPr>
        <w:t xml:space="preserve">Si le code espèce est suivi de « ?LD1 », cela signifie qu’il y a une erreur sur les classes de tailles </w:t>
      </w:r>
      <w:commentRangeStart w:id="75"/>
      <w:r>
        <w:rPr>
          <w:lang w:val="fr-FR"/>
        </w:rPr>
        <w:t>renseignées</w:t>
      </w:r>
      <w:commentRangeEnd w:id="75"/>
      <w:r w:rsidR="009E28B3">
        <w:rPr>
          <w:rStyle w:val="Marquedecommentaire"/>
        </w:rPr>
        <w:commentReference w:id="75"/>
      </w:r>
      <w:r>
        <w:rPr>
          <w:lang w:val="fr-FR"/>
        </w:rPr>
        <w:t>.</w:t>
      </w:r>
    </w:p>
    <w:p w14:paraId="277442A8" w14:textId="77777777" w:rsidR="00C96604" w:rsidRDefault="00C96604" w:rsidP="00C96604">
      <w:pPr>
        <w:pStyle w:val="Paragraphedeliste"/>
        <w:numPr>
          <w:ilvl w:val="2"/>
          <w:numId w:val="4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C96604">
      <w:pPr>
        <w:pStyle w:val="Paragraphedeliste"/>
        <w:numPr>
          <w:ilvl w:val="2"/>
          <w:numId w:val="4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C37B30">
      <w:pPr>
        <w:pStyle w:val="Paragraphedeliste"/>
        <w:numPr>
          <w:ilvl w:val="0"/>
          <w:numId w:val="44"/>
        </w:numPr>
        <w:rPr>
          <w:lang w:val="fr-FR"/>
        </w:rPr>
      </w:pPr>
      <w:r>
        <w:rPr>
          <w:lang w:val="fr-FR"/>
        </w:rPr>
        <w:t>Dans la colonne « LDLF », la mise en évidence peut signifier les erreurs suivantes :</w:t>
      </w:r>
    </w:p>
    <w:p w14:paraId="485407C7" w14:textId="77777777"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14:paraId="5ABB3FF9" w14:textId="77777777" w:rsidR="00C37B30" w:rsidRDefault="00C37B30" w:rsidP="00C37B30">
      <w:pPr>
        <w:pStyle w:val="Paragraphedeliste"/>
        <w:numPr>
          <w:ilvl w:val="1"/>
          <w:numId w:val="4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76"/>
      <w:r>
        <w:rPr>
          <w:lang w:val="fr-FR"/>
        </w:rPr>
        <w:t>F</w:t>
      </w:r>
      <w:commentRangeEnd w:id="76"/>
      <w:r w:rsidR="001B2D03">
        <w:rPr>
          <w:rStyle w:val="Marquedecommentaire"/>
        </w:rPr>
        <w:commentReference w:id="76"/>
      </w:r>
      <w:r>
        <w:rPr>
          <w:lang w:val="fr-FR"/>
        </w:rPr>
        <w:t>.</w:t>
      </w:r>
    </w:p>
    <w:p w14:paraId="5C9215C3" w14:textId="77777777" w:rsidR="00A03100" w:rsidRPr="00A03100" w:rsidRDefault="00A03100" w:rsidP="00A03100">
      <w:pPr>
        <w:pStyle w:val="Paragraphedeliste"/>
        <w:numPr>
          <w:ilvl w:val="2"/>
          <w:numId w:val="4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A03100">
      <w:pPr>
        <w:pStyle w:val="Paragraphedeliste"/>
        <w:numPr>
          <w:ilvl w:val="2"/>
          <w:numId w:val="44"/>
        </w:numPr>
        <w:rPr>
          <w:lang w:val="fr-FR"/>
        </w:rPr>
      </w:pPr>
      <w:r>
        <w:rPr>
          <w:lang w:val="fr-FR"/>
        </w:rPr>
        <w:t>Si LDLF égal 2 alors M10 ou Poids global doit être supérieur à 0 sinon « warning ».</w:t>
      </w:r>
    </w:p>
    <w:p w14:paraId="6D1AD730" w14:textId="77777777" w:rsidR="00BE349B" w:rsidRDefault="00750906" w:rsidP="00BE349B">
      <w:pPr>
        <w:pStyle w:val="Paragraphedeliste"/>
        <w:numPr>
          <w:ilvl w:val="0"/>
          <w:numId w:val="4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BE349B">
      <w:pPr>
        <w:pStyle w:val="Paragraphedeliste"/>
        <w:numPr>
          <w:ilvl w:val="0"/>
          <w:numId w:val="44"/>
        </w:numPr>
        <w:spacing w:after="200" w:line="276" w:lineRule="auto"/>
        <w:rPr>
          <w:lang w:val="fr-FR"/>
        </w:rPr>
      </w:pPr>
      <w:r w:rsidRPr="004317E8">
        <w:rPr>
          <w:lang w:val="fr-FR"/>
        </w:rPr>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076171">
      <w:pPr>
        <w:pStyle w:val="Paragraphedeliste"/>
        <w:numPr>
          <w:ilvl w:val="0"/>
          <w:numId w:val="4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77"/>
      <w:r w:rsidR="00916F05">
        <w:rPr>
          <w:lang w:val="fr-FR"/>
        </w:rPr>
        <w:t>e</w:t>
      </w:r>
      <w:commentRangeEnd w:id="77"/>
      <w:r w:rsidR="00E74908">
        <w:rPr>
          <w:rStyle w:val="Marquedecommentaire"/>
        </w:rPr>
        <w:commentReference w:id="77"/>
      </w:r>
      <w:r w:rsidR="00916F05">
        <w:rPr>
          <w:lang w:val="fr-FR"/>
        </w:rPr>
        <w:t>.</w:t>
      </w:r>
    </w:p>
    <w:p w14:paraId="79B15071" w14:textId="77777777" w:rsidR="002D2BDE" w:rsidRPr="00A42626" w:rsidRDefault="009343FA" w:rsidP="00685F89">
      <w:pPr>
        <w:pStyle w:val="Titre2"/>
        <w:rPr>
          <w:lang w:val="fr-FR"/>
        </w:rPr>
      </w:pPr>
      <w:r w:rsidRPr="00A42626">
        <w:rPr>
          <w:lang w:val="fr-FR"/>
        </w:rPr>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78" w:name="_Toc429984557"/>
      <w:r w:rsidRPr="00A42626">
        <w:rPr>
          <w:lang w:val="fr-FR"/>
        </w:rPr>
        <w:t>Cuve sans Marée</w:t>
      </w:r>
      <w:bookmarkEnd w:id="78"/>
      <w:r w:rsidR="002D2BDE" w:rsidRPr="00A42626">
        <w:rPr>
          <w:lang w:val="fr-FR"/>
        </w:rPr>
        <w:t xml:space="preserve"> </w:t>
      </w:r>
    </w:p>
    <w:p w14:paraId="1DCE1814"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79" w:name="_Toc429984558"/>
      <w:r w:rsidRPr="00A42626">
        <w:rPr>
          <w:lang w:val="fr-FR"/>
        </w:rPr>
        <w:t>Cuve sans plan de cuve</w:t>
      </w:r>
      <w:bookmarkEnd w:id="79"/>
      <w:r w:rsidR="002D2BDE" w:rsidRPr="00A42626">
        <w:rPr>
          <w:lang w:val="fr-FR"/>
        </w:rPr>
        <w:t xml:space="preserve"> </w:t>
      </w:r>
    </w:p>
    <w:p w14:paraId="60A01541" w14:textId="77777777"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t xml:space="preserve">Exploitation des erreurs </w:t>
      </w:r>
    </w:p>
    <w:bookmarkStart w:id="80" w:name="_MON_1520836268"/>
    <w:bookmarkEnd w:id="80"/>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2pt;height:232.65pt" o:ole="">
            <v:imagedata r:id="rId46" o:title=""/>
          </v:shape>
          <o:OLEObject Type="Embed" ProgID="Excel.Sheet.12" ShapeID="_x0000_i1030" DrawAspect="Content" ObjectID="_1537098450" r:id="rId47"/>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4378AB">
      <w:pPr>
        <w:pStyle w:val="Paragraphedeliste"/>
        <w:numPr>
          <w:ilvl w:val="0"/>
          <w:numId w:val="41"/>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bookmarkStart w:id="81" w:name="_Toc445880897"/>
    </w:p>
    <w:p w14:paraId="59973C52" w14:textId="77777777" w:rsidR="003874D9" w:rsidRPr="00A42626" w:rsidRDefault="00585CFC" w:rsidP="003874D9">
      <w:pPr>
        <w:pStyle w:val="Titre1"/>
        <w:rPr>
          <w:lang w:val="fr-FR"/>
        </w:rPr>
      </w:pPr>
      <w:r w:rsidRPr="00A42626">
        <w:rPr>
          <w:lang w:val="fr-FR"/>
        </w:rPr>
        <w:t>Anapo (Seulement pour les membres de l’OT)</w:t>
      </w:r>
      <w:bookmarkEnd w:id="49"/>
      <w:bookmarkEnd w:id="81"/>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385FB080"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4F25E9">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64B8E671"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4F25E9">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2C308BAD"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4F25E9">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037FA5F6" w:rsidR="00303CA2" w:rsidRDefault="00303CA2" w:rsidP="00303CA2">
      <w:pPr>
        <w:pStyle w:val="Paragraphedeliste"/>
        <w:numPr>
          <w:ilvl w:val="0"/>
          <w:numId w:val="4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Pr="00E5786C">
        <w:rPr>
          <w:rStyle w:val="Emphaseintense"/>
          <w:lang w:val="fr-FR"/>
        </w:rPr>
        <w:t>Anapo</w:t>
      </w:r>
      <w:r w:rsidRPr="00303CA2">
        <w:rPr>
          <w:lang w:val="fr-FR"/>
        </w:rPr>
        <w:t xml:space="preserve"> (cf. </w:t>
      </w:r>
      <w:r w:rsidRPr="00303CA2">
        <w:rPr>
          <w:lang w:val="fr-FR"/>
        </w:rPr>
        <w:fldChar w:fldCharType="begin"/>
      </w:r>
      <w:r w:rsidRPr="00303CA2">
        <w:rPr>
          <w:lang w:val="fr-FR"/>
        </w:rPr>
        <w:instrText xml:space="preserve"> REF _Ref447282344 \h </w:instrText>
      </w:r>
      <w:r w:rsidRPr="00303CA2">
        <w:rPr>
          <w:lang w:val="fr-FR"/>
        </w:rPr>
        <w:fldChar w:fldCharType="separate"/>
      </w:r>
      <w:r w:rsidR="004F25E9">
        <w:rPr>
          <w:b/>
          <w:bCs/>
          <w:lang w:val="fr-FR"/>
        </w:rPr>
        <w:t>Erreur ! Source du renvoi introuvable.</w:t>
      </w:r>
      <w:r w:rsidRPr="00303CA2">
        <w:rPr>
          <w:lang w:val="fr-FR"/>
        </w:rPr>
        <w:fldChar w:fldCharType="end"/>
      </w:r>
      <w:r w:rsidRPr="00303CA2">
        <w:rPr>
          <w:lang w:val="fr-FR"/>
        </w:rPr>
        <w:t>)</w:t>
      </w:r>
    </w:p>
    <w:p w14:paraId="2CE511AA" w14:textId="77777777" w:rsidR="00CD3358" w:rsidRDefault="006452AB" w:rsidP="00CD3358">
      <w:pPr>
        <w:pStyle w:val="Paragraphedeliste"/>
        <w:keepNext/>
        <w:ind w:left="0"/>
        <w:jc w:val="left"/>
      </w:pPr>
      <w:r>
        <w:rPr>
          <w:noProof/>
          <w:lang w:val="fr-FR" w:eastAsia="fr-FR"/>
        </w:rPr>
        <w:drawing>
          <wp:inline distT="0" distB="0" distL="0" distR="0" wp14:anchorId="1FFE022A" wp14:editId="6EA5D91A">
            <wp:extent cx="5760000" cy="384000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po_menu.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3840000"/>
                    </a:xfrm>
                    <a:prstGeom prst="rect">
                      <a:avLst/>
                    </a:prstGeom>
                  </pic:spPr>
                </pic:pic>
              </a:graphicData>
            </a:graphic>
          </wp:inline>
        </w:drawing>
      </w:r>
    </w:p>
    <w:p w14:paraId="6AE3683E" w14:textId="79D3756D" w:rsidR="00303CA2" w:rsidRDefault="00CD3358" w:rsidP="00CD3358">
      <w:pPr>
        <w:pStyle w:val="Lgende"/>
        <w:jc w:val="center"/>
        <w:rPr>
          <w:lang w:val="fr-FR"/>
        </w:rPr>
      </w:pPr>
      <w:r>
        <w:t xml:space="preserve">Figure </w:t>
      </w:r>
      <w:r>
        <w:fldChar w:fldCharType="begin"/>
      </w:r>
      <w:r>
        <w:instrText xml:space="preserve"> SEQ Figure \* ARABIC </w:instrText>
      </w:r>
      <w:r>
        <w:fldChar w:fldCharType="separate"/>
      </w:r>
      <w:r w:rsidR="004F25E9">
        <w:rPr>
          <w:noProof/>
        </w:rPr>
        <w:t>8</w:t>
      </w:r>
      <w:r>
        <w:fldChar w:fldCharType="end"/>
      </w:r>
    </w:p>
    <w:p w14:paraId="31230949" w14:textId="7A9BD9B5" w:rsidR="00355C30" w:rsidRPr="00CD3358" w:rsidRDefault="00CD3358" w:rsidP="00CD3358">
      <w:pPr>
        <w:pStyle w:val="Paragraphedeliste"/>
        <w:numPr>
          <w:ilvl w:val="0"/>
          <w:numId w:val="4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 xml:space="preserve">Anapo &gt; Saisir la valeur seuil de la classe 1 </w:t>
      </w:r>
      <w:r w:rsidR="00617FD1" w:rsidRPr="00CD3358">
        <w:rPr>
          <w:lang w:val="fr-FR"/>
        </w:rPr>
        <w:t>et</w:t>
      </w:r>
      <w:r w:rsidR="00617FD1" w:rsidRPr="00A42626">
        <w:rPr>
          <w:rStyle w:val="lev"/>
        </w:rPr>
        <w:t xml:space="preserve">  Anapo &gt; Saisir la valeur seuil de la classe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4F25E9" w:rsidRPr="00A42626">
        <w:rPr>
          <w:lang w:val="fr-FR"/>
        </w:rPr>
        <w:t xml:space="preserve">Figure </w:t>
      </w:r>
      <w:r w:rsidR="004F25E9">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77777777" w:rsidR="00355C30" w:rsidRPr="00A42626" w:rsidRDefault="00355C30" w:rsidP="00355C30">
      <w:pPr>
        <w:keepNext/>
        <w:jc w:val="center"/>
        <w:rPr>
          <w:lang w:val="fr-FR"/>
        </w:rPr>
      </w:pPr>
      <w:r w:rsidRPr="00A42626">
        <w:rPr>
          <w:noProof/>
          <w:lang w:val="fr-FR" w:eastAsia="fr-FR"/>
        </w:rPr>
        <w:drawing>
          <wp:inline distT="0" distB="0" distL="0" distR="0" wp14:anchorId="6B869E19" wp14:editId="266C1567">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52">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14:paraId="23525490" w14:textId="65EE56AC" w:rsidR="00403906" w:rsidRPr="00A42626" w:rsidRDefault="00355C30" w:rsidP="00355C30">
      <w:pPr>
        <w:pStyle w:val="Lgende"/>
        <w:jc w:val="center"/>
        <w:rPr>
          <w:lang w:val="fr-FR"/>
        </w:rPr>
      </w:pPr>
      <w:bookmarkStart w:id="82"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4F25E9">
        <w:rPr>
          <w:noProof/>
          <w:lang w:val="fr-FR"/>
        </w:rPr>
        <w:t>9</w:t>
      </w:r>
      <w:r w:rsidRPr="00A42626">
        <w:rPr>
          <w:lang w:val="fr-FR"/>
        </w:rPr>
        <w:fldChar w:fldCharType="end"/>
      </w:r>
      <w:bookmarkEnd w:id="82"/>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A43168">
      <w:pPr>
        <w:pStyle w:val="Paragraphedeliste"/>
        <w:numPr>
          <w:ilvl w:val="0"/>
          <w:numId w:val="47"/>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E46768">
      <w:pPr>
        <w:pStyle w:val="Paragraphedeliste"/>
        <w:numPr>
          <w:ilvl w:val="0"/>
          <w:numId w:val="47"/>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EA104B">
      <w:pPr>
        <w:pStyle w:val="Paragraphedeliste"/>
        <w:numPr>
          <w:ilvl w:val="0"/>
          <w:numId w:val="47"/>
        </w:numPr>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2C41507A" w14:textId="547B981B" w:rsidR="00687C61" w:rsidRPr="00A01764" w:rsidRDefault="00687C61" w:rsidP="00EA104B">
      <w:pPr>
        <w:pStyle w:val="Paragraphedeliste"/>
        <w:numPr>
          <w:ilvl w:val="0"/>
          <w:numId w:val="47"/>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497BB171" w:rsidR="00BD557A" w:rsidRPr="00A42626" w:rsidRDefault="00D0474F" w:rsidP="00BD557A">
      <w:pPr>
        <w:keepNext/>
        <w:jc w:val="center"/>
        <w:rPr>
          <w:lang w:val="fr-FR"/>
        </w:rPr>
      </w:pPr>
      <w:r>
        <w:rPr>
          <w:noProof/>
          <w:lang w:val="fr-FR" w:eastAsia="fr-FR"/>
        </w:rPr>
        <w:drawing>
          <wp:inline distT="0" distB="0" distL="0" distR="0" wp14:anchorId="3ECFA7F0" wp14:editId="295317B1">
            <wp:extent cx="9252585" cy="164592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2585" cy="1645920"/>
                    </a:xfrm>
                    <a:prstGeom prst="rect">
                      <a:avLst/>
                    </a:prstGeom>
                  </pic:spPr>
                </pic:pic>
              </a:graphicData>
            </a:graphic>
          </wp:inline>
        </w:drawing>
      </w:r>
    </w:p>
    <w:p w14:paraId="754CCC5B" w14:textId="79E824F7" w:rsidR="00BD557A" w:rsidRPr="00A42626" w:rsidRDefault="00BD557A" w:rsidP="00BD557A">
      <w:pPr>
        <w:pStyle w:val="Lgende"/>
        <w:jc w:val="center"/>
        <w:rPr>
          <w:lang w:val="fr-FR"/>
        </w:rPr>
      </w:pPr>
      <w:bookmarkStart w:id="83"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4F25E9">
        <w:rPr>
          <w:noProof/>
          <w:lang w:val="fr-FR"/>
        </w:rPr>
        <w:t>10</w:t>
      </w:r>
      <w:r w:rsidRPr="00A42626">
        <w:rPr>
          <w:lang w:val="fr-FR"/>
        </w:rPr>
        <w:fldChar w:fldCharType="end"/>
      </w:r>
      <w:bookmarkEnd w:id="83"/>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p>
    <w:p w14:paraId="57E90221" w14:textId="7B2E6292" w:rsidR="00042A33" w:rsidRDefault="00505A40" w:rsidP="00042A33">
      <w:pPr>
        <w:pStyle w:val="Paragraphedeliste"/>
        <w:numPr>
          <w:ilvl w:val="0"/>
          <w:numId w:val="48"/>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5C40DC">
      <w:pPr>
        <w:pStyle w:val="Paragraphedeliste"/>
        <w:numPr>
          <w:ilvl w:val="0"/>
          <w:numId w:val="48"/>
        </w:numPr>
        <w:rPr>
          <w:lang w:val="fr-FR"/>
        </w:rPr>
      </w:pPr>
      <w:r w:rsidRPr="00042A33">
        <w:rPr>
          <w:lang w:val="fr-FR"/>
        </w:rPr>
        <w:t>Dans la zone bleue, les données des VMS liées aux activités.</w:t>
      </w:r>
    </w:p>
    <w:p w14:paraId="1E48ABDB" w14:textId="33258C7D" w:rsidR="001636A6" w:rsidRDefault="00505A40" w:rsidP="005C40DC">
      <w:pPr>
        <w:pStyle w:val="Paragraphedeliste"/>
        <w:numPr>
          <w:ilvl w:val="0"/>
          <w:numId w:val="48"/>
        </w:numPr>
        <w:rPr>
          <w:lang w:val="fr-FR"/>
        </w:rPr>
      </w:pPr>
      <w:r w:rsidRPr="00042A33">
        <w:rPr>
          <w:lang w:val="fr-FR"/>
        </w:rPr>
        <w:t xml:space="preserve">Dans la colonne « </w:t>
      </w:r>
      <w:r w:rsidR="00042A33">
        <w:rPr>
          <w:lang w:val="fr-FR"/>
        </w:rPr>
        <w:t>Distance between position</w:t>
      </w:r>
      <w:r w:rsidRPr="00042A33">
        <w:rPr>
          <w:lang w:val="fr-FR"/>
        </w:rPr>
        <w:t xml:space="preserve"> », </w:t>
      </w:r>
      <w:r w:rsidR="00042A33">
        <w:rPr>
          <w:lang w:val="fr-FR"/>
        </w:rPr>
        <w:t>la valeur de distance</w:t>
      </w:r>
      <w:r w:rsidR="000B2CB0">
        <w:rPr>
          <w:lang w:val="fr-FR"/>
        </w:rPr>
        <w:t>, en mille nautique,</w:t>
      </w:r>
      <w:r w:rsidR="00042A33">
        <w:rPr>
          <w:lang w:val="fr-FR"/>
        </w:rPr>
        <w:t xml:space="preserve"> entre la position de l’activité et celle de la VMS</w:t>
      </w:r>
      <w:r w:rsidRPr="00042A33">
        <w:rPr>
          <w:lang w:val="fr-FR"/>
        </w:rPr>
        <w:t>.</w:t>
      </w:r>
    </w:p>
    <w:p w14:paraId="428B664F" w14:textId="2FFE28EC" w:rsidR="000B2CB0" w:rsidRPr="00042A33" w:rsidRDefault="000B2CB0" w:rsidP="005C40DC">
      <w:pPr>
        <w:pStyle w:val="Paragraphedeliste"/>
        <w:numPr>
          <w:ilvl w:val="0"/>
          <w:numId w:val="48"/>
        </w:numPr>
        <w:rPr>
          <w:lang w:val="fr-FR"/>
        </w:rPr>
      </w:pPr>
      <w:r>
        <w:rPr>
          <w:lang w:val="fr-FR"/>
        </w:rPr>
        <w:t>Dans la colonne « Score »,</w:t>
      </w:r>
      <w:r w:rsidR="00F42FF5">
        <w:rPr>
          <w:lang w:val="fr-FR"/>
        </w:rPr>
        <w:t xml:space="preserve"> l’indice de confiance de la position VMS par rapport à celle de l’activité.</w:t>
      </w:r>
      <w:r w:rsidR="00091043">
        <w:rPr>
          <w:lang w:val="fr-FR"/>
        </w:rPr>
        <w:t xml:space="preserve"> Un indice élevé pour une même activité indique qu’il est le plus favorable pour servir de correction.</w:t>
      </w:r>
    </w:p>
    <w:p w14:paraId="09232428" w14:textId="3B774307" w:rsidR="00963E16" w:rsidRDefault="002E5FD2">
      <w:pPr>
        <w:spacing w:after="200" w:line="276" w:lineRule="auto"/>
        <w:rPr>
          <w:lang w:val="fr-FR"/>
        </w:rPr>
      </w:pPr>
      <w:r>
        <w:rPr>
          <w:lang w:val="fr-FR"/>
        </w:rPr>
        <w:t xml:space="preserve">Pour l’exemple, sur la figure ci-dessous, </w:t>
      </w:r>
      <w:r w:rsidRPr="002E5FD2">
        <w:rPr>
          <w:lang w:val="fr-FR"/>
        </w:rPr>
        <w:t xml:space="preserve">j'ai filtré le navire 693, et coloriez les activités à la main pour l'exemple. Pour la zone verte, il n'y a pas de positions VMS qui a validé l'activité. Toutefois, il a trouvé 8 positions se rapprochant dont la plus proche est la position (-1116/4944) de distance 33,431 milles nautiques. Le score le plus élevé est pour la position (-1112/4941) car il prend également en compte la distance temporelle. </w:t>
      </w:r>
    </w:p>
    <w:p w14:paraId="6C03A387" w14:textId="29C16C01" w:rsidR="002E5FD2" w:rsidRDefault="002E5FD2">
      <w:pPr>
        <w:spacing w:after="200" w:line="276" w:lineRule="auto"/>
        <w:rPr>
          <w:lang w:val="fr-FR"/>
        </w:rPr>
      </w:pPr>
      <w:r>
        <w:rPr>
          <w:noProof/>
          <w:lang w:val="fr-FR" w:eastAsia="fr-FR"/>
        </w:rPr>
        <w:drawing>
          <wp:inline distT="0" distB="0" distL="0" distR="0" wp14:anchorId="7C591C6E" wp14:editId="1308249D">
            <wp:extent cx="9252585" cy="1235123"/>
            <wp:effectExtent l="0" t="0" r="571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1624"/>
                    <a:stretch/>
                  </pic:blipFill>
                  <pic:spPr bwMode="auto">
                    <a:xfrm>
                      <a:off x="0" y="0"/>
                      <a:ext cx="9252585" cy="1235123"/>
                    </a:xfrm>
                    <a:prstGeom prst="rect">
                      <a:avLst/>
                    </a:prstGeom>
                    <a:ln>
                      <a:noFill/>
                    </a:ln>
                    <a:extLst>
                      <a:ext uri="{53640926-AAD7-44D8-BBD7-CCE9431645EC}">
                        <a14:shadowObscured xmlns:a14="http://schemas.microsoft.com/office/drawing/2010/main"/>
                      </a:ext>
                    </a:extLst>
                  </pic:spPr>
                </pic:pic>
              </a:graphicData>
            </a:graphic>
          </wp:inline>
        </w:drawing>
      </w: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84" w:name="_Toc445880898"/>
      <w:r w:rsidRPr="00A42626">
        <w:rPr>
          <w:lang w:val="fr-FR"/>
        </w:rPr>
        <w:t>Remerciements</w:t>
      </w:r>
      <w:bookmarkEnd w:id="84"/>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Damiano" w:date="2016-03-31T11:50:00Z" w:initials="AD">
    <w:p w14:paraId="2D591446" w14:textId="77777777" w:rsidR="009E28B3" w:rsidRPr="009E28B3" w:rsidRDefault="009E28B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w:t>
      </w:r>
      <w:r w:rsidR="001B2D03">
        <w:rPr>
          <w:lang w:val="fr-FR"/>
        </w:rPr>
        <w:t> ?</w:t>
      </w:r>
    </w:p>
  </w:comment>
  <w:comment w:id="76" w:author="Damiano" w:date="2016-03-31T11:55:00Z" w:initials="AD">
    <w:p w14:paraId="4D6B84CA" w14:textId="77777777" w:rsidR="001B2D03" w:rsidRPr="001B2D03" w:rsidRDefault="001B2D03">
      <w:pPr>
        <w:pStyle w:val="Commentaire"/>
        <w:rPr>
          <w:lang w:val="fr-FR"/>
        </w:rPr>
      </w:pPr>
      <w:r>
        <w:rPr>
          <w:rStyle w:val="Marquedecommentaire"/>
        </w:rPr>
        <w:annotationRef/>
      </w:r>
      <w:r w:rsidRPr="001B2D03">
        <w:rPr>
          <w:lang w:val="fr-FR"/>
        </w:rPr>
        <w:t>Idem. Quells sont les tests ?</w:t>
      </w:r>
    </w:p>
  </w:comment>
  <w:comment w:id="77" w:author="Damiano" w:date="2016-03-31T12:18:00Z" w:initials="AD">
    <w:p w14:paraId="30D21E8A" w14:textId="77777777" w:rsidR="00E74908" w:rsidRPr="00E74908" w:rsidRDefault="00E74908">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D7EBE" w14:textId="77777777" w:rsidR="00BA78E7" w:rsidRDefault="00BA78E7">
      <w:pPr>
        <w:spacing w:after="0" w:line="240" w:lineRule="auto"/>
      </w:pPr>
      <w:r>
        <w:separator/>
      </w:r>
    </w:p>
  </w:endnote>
  <w:endnote w:type="continuationSeparator" w:id="0">
    <w:p w14:paraId="132DC825" w14:textId="77777777" w:rsidR="00BA78E7" w:rsidRDefault="00BA78E7">
      <w:pPr>
        <w:spacing w:after="0" w:line="240" w:lineRule="auto"/>
      </w:pPr>
      <w:r>
        <w:continuationSeparator/>
      </w:r>
    </w:p>
  </w:endnote>
  <w:endnote w:type="continuationNotice" w:id="1">
    <w:p w14:paraId="3CDA71CC" w14:textId="77777777" w:rsidR="00BA78E7" w:rsidRDefault="00BA7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FB77AA" w:rsidRDefault="00FB77AA">
    <w:pPr>
      <w:pStyle w:val="Pieddepage"/>
    </w:pPr>
  </w:p>
  <w:p w14:paraId="1A1D13DE" w14:textId="77777777" w:rsidR="00FB77AA" w:rsidRDefault="00FB77AA">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FB77AA" w:rsidRDefault="00FB77AA">
    <w:pPr>
      <w:pStyle w:val="Pieddepage"/>
    </w:pPr>
  </w:p>
  <w:p w14:paraId="5F0AC117" w14:textId="6A6BFBC9" w:rsidR="00FB77AA" w:rsidRDefault="00FB77AA">
    <w:pPr>
      <w:pStyle w:val="Pieddepageimpaire"/>
    </w:pPr>
    <w:r>
      <w:t xml:space="preserve">Page </w:t>
    </w:r>
    <w:r>
      <w:fldChar w:fldCharType="begin"/>
    </w:r>
    <w:r>
      <w:instrText xml:space="preserve"> PAGE   \* MERGEFORMAT </w:instrText>
    </w:r>
    <w:r>
      <w:fldChar w:fldCharType="separate"/>
    </w:r>
    <w:r w:rsidR="00206BFD" w:rsidRPr="00206BFD">
      <w:rPr>
        <w:noProof/>
        <w:sz w:val="24"/>
        <w:szCs w:val="24"/>
      </w:rPr>
      <w:t>2</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DE6139" w:rsidRDefault="00DE61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62F1E" w14:textId="77777777" w:rsidR="00BA78E7" w:rsidRDefault="00BA78E7">
      <w:pPr>
        <w:spacing w:after="0" w:line="240" w:lineRule="auto"/>
      </w:pPr>
      <w:r>
        <w:separator/>
      </w:r>
    </w:p>
  </w:footnote>
  <w:footnote w:type="continuationSeparator" w:id="0">
    <w:p w14:paraId="4610F7F4" w14:textId="77777777" w:rsidR="00BA78E7" w:rsidRDefault="00BA78E7">
      <w:pPr>
        <w:spacing w:after="0" w:line="240" w:lineRule="auto"/>
      </w:pPr>
      <w:r>
        <w:continuationSeparator/>
      </w:r>
    </w:p>
  </w:footnote>
  <w:footnote w:type="continuationNotice" w:id="1">
    <w:p w14:paraId="21CF9023" w14:textId="77777777" w:rsidR="00BA78E7" w:rsidRDefault="00BA78E7">
      <w:pPr>
        <w:spacing w:after="0" w:line="240" w:lineRule="auto"/>
      </w:pPr>
    </w:p>
  </w:footnote>
  <w:footnote w:id="2">
    <w:p w14:paraId="22BEBA6C" w14:textId="77777777" w:rsidR="00FB77AA" w:rsidRPr="00123F20" w:rsidRDefault="00FB77AA"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sidR="00A734D5">
        <w:rPr>
          <w:rStyle w:val="lev"/>
        </w:rPr>
        <w:t xml:space="preserve">/opt </w:t>
      </w:r>
      <w:r>
        <w:rPr>
          <w:rStyle w:val="lev"/>
        </w:rPr>
        <w:t>/AKaDo2/akado.sh</w:t>
      </w:r>
      <w:r w:rsidRPr="00123F20">
        <w:rPr>
          <w:lang w:val="fr-FR"/>
        </w:rPr>
        <w:t xml:space="preserve"> sur UNIX/LINUX.</w:t>
      </w:r>
    </w:p>
  </w:footnote>
  <w:footnote w:id="3">
    <w:p w14:paraId="0A028D84" w14:textId="77777777" w:rsidR="00FB77AA" w:rsidRPr="00123F20" w:rsidRDefault="00FB77AA" w:rsidP="00123F20">
      <w:pPr>
        <w:pStyle w:val="Notedebasdepage"/>
        <w:rPr>
          <w:lang w:val="fr-FR"/>
        </w:rPr>
      </w:pPr>
      <w:r>
        <w:rPr>
          <w:rStyle w:val="Appelnotedebasdep"/>
        </w:rPr>
        <w:footnoteRef/>
      </w:r>
      <w:r>
        <w:rPr>
          <w:rStyle w:val="Appelnotedebasdep"/>
          <w:lang w:val="fr-FR"/>
        </w:rPr>
        <w:t xml:space="preserve"> </w:t>
      </w:r>
      <w:r w:rsidRPr="00123F20">
        <w:rPr>
          <w:lang w:val="fr-FR"/>
        </w:rPr>
        <w:t xml:space="preserve">Le message peut être de trois </w:t>
      </w:r>
      <w:r w:rsidR="00385FBF" w:rsidRPr="00123F20">
        <w:rPr>
          <w:lang w:val="fr-FR"/>
        </w:rPr>
        <w:t>types :</w:t>
      </w:r>
      <w:r w:rsidRPr="00123F20">
        <w:rPr>
          <w:lang w:val="fr-FR"/>
        </w:rPr>
        <w:t xml:space="preserve"> INFO, WARNING et ERROR.</w:t>
      </w:r>
    </w:p>
  </w:footnote>
  <w:footnote w:id="4">
    <w:p w14:paraId="1EFBB0FC" w14:textId="77777777" w:rsidR="00FB77AA" w:rsidRPr="00123F20" w:rsidRDefault="00FB77AA"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sidR="009F55D1">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FB77AA" w:rsidRPr="0061104A" w:rsidRDefault="00FB77AA">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FB77AA" w:rsidRPr="00E2139E" w:rsidRDefault="00FB77A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CE0BEA" w:rsidRPr="00E2139E" w:rsidRDefault="00CE0BEA"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8570E5" w:rsidRPr="00E2139E" w:rsidRDefault="008570E5"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BE349B" w:rsidRPr="00E2139E" w:rsidRDefault="00BE349B"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4378AB" w:rsidRPr="00E2139E" w:rsidRDefault="004378AB"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w:t>
      </w:r>
      <w:r w:rsidR="00DA1E4C">
        <w:rPr>
          <w:lang w:val="fr-FR"/>
        </w:rPr>
        <w:t xml:space="preserve">s </w:t>
      </w:r>
      <w:r>
        <w:rPr>
          <w:lang w:val="fr-FR"/>
        </w:rPr>
        <w:t>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FB77AA" w:rsidRDefault="00206BFD">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FB77AA">
          <w:rPr>
            <w:szCs w:val="20"/>
            <w:lang w:val="fr-FR"/>
          </w:rPr>
          <w:t>AKaDo 2.0 Guide utilisateur</w:t>
        </w:r>
      </w:sdtContent>
    </w:sdt>
  </w:p>
  <w:p w14:paraId="319EABD3" w14:textId="77777777" w:rsidR="00FB77AA" w:rsidRDefault="00FB77A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FB77AA" w:rsidRDefault="00FB77AA">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FB77AA" w:rsidRDefault="00FB77A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DE6139" w:rsidRDefault="00DE613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665456" w:rsidRDefault="006654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15:restartNumberingAfterBreak="0">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310870"/>
    <w:multiLevelType w:val="hybridMultilevel"/>
    <w:tmpl w:val="E292BC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4"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8" w15:restartNumberingAfterBreak="0">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FB0872"/>
    <w:multiLevelType w:val="multilevel"/>
    <w:tmpl w:val="0B0649A4"/>
    <w:lvl w:ilvl="0">
      <w:start w:val="1"/>
      <w:numFmt w:val="decimal"/>
      <w:lvlText w:val="%1."/>
      <w:lvlJc w:val="left"/>
      <w:pPr>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21"/>
  </w:num>
  <w:num w:numId="20">
    <w:abstractNumId w:val="12"/>
  </w:num>
  <w:num w:numId="21">
    <w:abstractNumId w:val="7"/>
  </w:num>
  <w:num w:numId="22">
    <w:abstractNumId w:val="27"/>
  </w:num>
  <w:num w:numId="23">
    <w:abstractNumId w:val="28"/>
  </w:num>
  <w:num w:numId="24">
    <w:abstractNumId w:val="15"/>
  </w:num>
  <w:num w:numId="25">
    <w:abstractNumId w:val="22"/>
  </w:num>
  <w:num w:numId="26">
    <w:abstractNumId w:val="19"/>
  </w:num>
  <w:num w:numId="27">
    <w:abstractNumId w:val="18"/>
  </w:num>
  <w:num w:numId="28">
    <w:abstractNumId w:val="14"/>
  </w:num>
  <w:num w:numId="29">
    <w:abstractNumId w:val="31"/>
  </w:num>
  <w:num w:numId="30">
    <w:abstractNumId w:val="11"/>
  </w:num>
  <w:num w:numId="31">
    <w:abstractNumId w:val="23"/>
  </w:num>
  <w:num w:numId="32">
    <w:abstractNumId w:val="30"/>
  </w:num>
  <w:num w:numId="33">
    <w:abstractNumId w:val="17"/>
  </w:num>
  <w:num w:numId="34">
    <w:abstractNumId w:val="2"/>
  </w:num>
  <w:num w:numId="35">
    <w:abstractNumId w:val="26"/>
  </w:num>
  <w:num w:numId="36">
    <w:abstractNumId w:val="3"/>
  </w:num>
  <w:num w:numId="37">
    <w:abstractNumId w:val="2"/>
  </w:num>
  <w:num w:numId="38">
    <w:abstractNumId w:val="25"/>
  </w:num>
  <w:num w:numId="39">
    <w:abstractNumId w:val="6"/>
  </w:num>
  <w:num w:numId="40">
    <w:abstractNumId w:val="32"/>
  </w:num>
  <w:num w:numId="41">
    <w:abstractNumId w:val="5"/>
  </w:num>
  <w:num w:numId="42">
    <w:abstractNumId w:val="2"/>
  </w:num>
  <w:num w:numId="43">
    <w:abstractNumId w:val="2"/>
  </w:num>
  <w:num w:numId="44">
    <w:abstractNumId w:val="24"/>
  </w:num>
  <w:num w:numId="45">
    <w:abstractNumId w:val="29"/>
  </w:num>
  <w:num w:numId="46">
    <w:abstractNumId w:val="20"/>
  </w:num>
  <w:num w:numId="47">
    <w:abstractNumId w:val="13"/>
  </w:num>
  <w:num w:numId="4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en Lebranchu">
    <w15:presenceInfo w15:providerId="Windows Live" w15:userId="fe3d0d65a9bb6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revisionView w:markup="0"/>
  <w:defaultTabStop w:val="709"/>
  <w:hyphenationZone w:val="420"/>
  <w:drawingGridHorizontalSpacing w:val="115"/>
  <w:displayHorizontalDrawingGridEvery w:val="2"/>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712C2"/>
    <w:rsid w:val="000747B6"/>
    <w:rsid w:val="00076171"/>
    <w:rsid w:val="00077D13"/>
    <w:rsid w:val="000811F5"/>
    <w:rsid w:val="00085450"/>
    <w:rsid w:val="00090C11"/>
    <w:rsid w:val="00091043"/>
    <w:rsid w:val="000A0BE0"/>
    <w:rsid w:val="000A0FEA"/>
    <w:rsid w:val="000A3B66"/>
    <w:rsid w:val="000A41AC"/>
    <w:rsid w:val="000A4441"/>
    <w:rsid w:val="000A6663"/>
    <w:rsid w:val="000B2CB0"/>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06BFD"/>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5FD2"/>
    <w:rsid w:val="002E666C"/>
    <w:rsid w:val="00301CB8"/>
    <w:rsid w:val="00303CA2"/>
    <w:rsid w:val="003113E7"/>
    <w:rsid w:val="00311B65"/>
    <w:rsid w:val="00320789"/>
    <w:rsid w:val="00320AA9"/>
    <w:rsid w:val="003226A2"/>
    <w:rsid w:val="00322DBD"/>
    <w:rsid w:val="00333E40"/>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857"/>
    <w:rsid w:val="00437312"/>
    <w:rsid w:val="004378AB"/>
    <w:rsid w:val="00437C48"/>
    <w:rsid w:val="00451EB4"/>
    <w:rsid w:val="0046028E"/>
    <w:rsid w:val="0046227B"/>
    <w:rsid w:val="0046298B"/>
    <w:rsid w:val="00463DD1"/>
    <w:rsid w:val="004640C3"/>
    <w:rsid w:val="004668E6"/>
    <w:rsid w:val="00472CF5"/>
    <w:rsid w:val="00476FC8"/>
    <w:rsid w:val="004801C1"/>
    <w:rsid w:val="00484726"/>
    <w:rsid w:val="00491FA2"/>
    <w:rsid w:val="00492185"/>
    <w:rsid w:val="00493110"/>
    <w:rsid w:val="00493412"/>
    <w:rsid w:val="00494C40"/>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25E9"/>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63F7"/>
    <w:rsid w:val="006174B7"/>
    <w:rsid w:val="00617FD1"/>
    <w:rsid w:val="00620ACA"/>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50906"/>
    <w:rsid w:val="0075161D"/>
    <w:rsid w:val="00757B27"/>
    <w:rsid w:val="00766282"/>
    <w:rsid w:val="00766A8A"/>
    <w:rsid w:val="007676E1"/>
    <w:rsid w:val="007704C5"/>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0AF0"/>
    <w:rsid w:val="007F296D"/>
    <w:rsid w:val="007F5A83"/>
    <w:rsid w:val="00801868"/>
    <w:rsid w:val="00807793"/>
    <w:rsid w:val="008207B1"/>
    <w:rsid w:val="00827DBC"/>
    <w:rsid w:val="00831F24"/>
    <w:rsid w:val="00832A69"/>
    <w:rsid w:val="00833A70"/>
    <w:rsid w:val="00834F3A"/>
    <w:rsid w:val="0084327E"/>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22B0"/>
    <w:rsid w:val="008A7575"/>
    <w:rsid w:val="008B06C2"/>
    <w:rsid w:val="008B250C"/>
    <w:rsid w:val="008B562D"/>
    <w:rsid w:val="008C1006"/>
    <w:rsid w:val="008C517A"/>
    <w:rsid w:val="008D2150"/>
    <w:rsid w:val="008D26F7"/>
    <w:rsid w:val="008D5A43"/>
    <w:rsid w:val="008E1EDE"/>
    <w:rsid w:val="008E38A0"/>
    <w:rsid w:val="008F103A"/>
    <w:rsid w:val="008F13A6"/>
    <w:rsid w:val="00907474"/>
    <w:rsid w:val="00912974"/>
    <w:rsid w:val="009152A5"/>
    <w:rsid w:val="00915A70"/>
    <w:rsid w:val="00916F05"/>
    <w:rsid w:val="0091750F"/>
    <w:rsid w:val="009206E2"/>
    <w:rsid w:val="00921325"/>
    <w:rsid w:val="009241FF"/>
    <w:rsid w:val="00932014"/>
    <w:rsid w:val="009343FA"/>
    <w:rsid w:val="00936EEB"/>
    <w:rsid w:val="0093787F"/>
    <w:rsid w:val="009402EF"/>
    <w:rsid w:val="00942452"/>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4013F"/>
    <w:rsid w:val="00A42626"/>
    <w:rsid w:val="00A438AC"/>
    <w:rsid w:val="00A453D3"/>
    <w:rsid w:val="00A45C1A"/>
    <w:rsid w:val="00A47CBC"/>
    <w:rsid w:val="00A64941"/>
    <w:rsid w:val="00A65E7A"/>
    <w:rsid w:val="00A67284"/>
    <w:rsid w:val="00A67C82"/>
    <w:rsid w:val="00A7076B"/>
    <w:rsid w:val="00A734D5"/>
    <w:rsid w:val="00A8013E"/>
    <w:rsid w:val="00A82397"/>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421"/>
    <w:rsid w:val="00AD55B9"/>
    <w:rsid w:val="00AD5877"/>
    <w:rsid w:val="00AD60F3"/>
    <w:rsid w:val="00AD7E87"/>
    <w:rsid w:val="00AE5F35"/>
    <w:rsid w:val="00AE5FD7"/>
    <w:rsid w:val="00AF16C2"/>
    <w:rsid w:val="00AF3595"/>
    <w:rsid w:val="00AF4693"/>
    <w:rsid w:val="00AF4CD7"/>
    <w:rsid w:val="00AF5E67"/>
    <w:rsid w:val="00AF67DB"/>
    <w:rsid w:val="00AF6CDE"/>
    <w:rsid w:val="00B03201"/>
    <w:rsid w:val="00B03BA1"/>
    <w:rsid w:val="00B068EF"/>
    <w:rsid w:val="00B152E3"/>
    <w:rsid w:val="00B203BD"/>
    <w:rsid w:val="00B3198A"/>
    <w:rsid w:val="00B34A35"/>
    <w:rsid w:val="00B3588F"/>
    <w:rsid w:val="00B367DF"/>
    <w:rsid w:val="00B453CB"/>
    <w:rsid w:val="00B51BB7"/>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F68"/>
    <w:rsid w:val="00BD360D"/>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7862"/>
    <w:rsid w:val="00E2139E"/>
    <w:rsid w:val="00E21DE2"/>
    <w:rsid w:val="00E23EA6"/>
    <w:rsid w:val="00E27B79"/>
    <w:rsid w:val="00E3237E"/>
    <w:rsid w:val="00E41546"/>
    <w:rsid w:val="00E518D1"/>
    <w:rsid w:val="00E5786C"/>
    <w:rsid w:val="00E632A4"/>
    <w:rsid w:val="00E64764"/>
    <w:rsid w:val="00E722D3"/>
    <w:rsid w:val="00E73A47"/>
    <w:rsid w:val="00E74908"/>
    <w:rsid w:val="00E74B8A"/>
    <w:rsid w:val="00E865D4"/>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4092"/>
    <w:rsid w:val="00F35013"/>
    <w:rsid w:val="00F36AB6"/>
    <w:rsid w:val="00F40ECE"/>
    <w:rsid w:val="00F422C1"/>
    <w:rsid w:val="00F42FF5"/>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file:///\\VBOXSVR\Projets\AKaDo\user_guide\img\akado_installer_panel5.png" TargetMode="External"/><Relationship Id="rId39" Type="http://schemas.openxmlformats.org/officeDocument/2006/relationships/image" Target="media/image12.emf"/><Relationship Id="rId21" Type="http://schemas.openxmlformats.org/officeDocument/2006/relationships/footer" Target="footer3.xml"/><Relationship Id="rId34" Type="http://schemas.openxmlformats.org/officeDocument/2006/relationships/image" Target="media/image10.emf"/><Relationship Id="rId42" Type="http://schemas.openxmlformats.org/officeDocument/2006/relationships/package" Target="embeddings/Feuille_de_calcul_Microsoft_Excel3.xlsx"/><Relationship Id="rId47" Type="http://schemas.openxmlformats.org/officeDocument/2006/relationships/package" Target="embeddings/Feuille_de_calcul_Microsoft_Excel4.xlsx"/><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8.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3.png" TargetMode="External"/><Relationship Id="rId32" Type="http://schemas.openxmlformats.org/officeDocument/2006/relationships/image" Target="media/image8.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microsoft.com/office/2011/relationships/commentsExtended" Target="commentsExtended.xml"/><Relationship Id="rId53" Type="http://schemas.openxmlformats.org/officeDocument/2006/relationships/image" Target="media/image21.png"/><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file:///\\VBOXSVR\Projets\AKaDo\user_guide\img\akado_installer_panel1.png" TargetMode="External"/><Relationship Id="rId27" Type="http://schemas.openxmlformats.org/officeDocument/2006/relationships/image" Target="file:///\\VBOXSVR\Projets\AKaDo\user_guide\img\akado_installer_panel6.png" TargetMode="External"/><Relationship Id="rId30" Type="http://schemas.openxmlformats.org/officeDocument/2006/relationships/image" Target="media/image6.png"/><Relationship Id="rId35" Type="http://schemas.openxmlformats.org/officeDocument/2006/relationships/package" Target="embeddings/Feuille_de_calcul_Microsoft_Excel.xlsx"/><Relationship Id="rId43" Type="http://schemas.openxmlformats.org/officeDocument/2006/relationships/image" Target="media/image14.emf"/><Relationship Id="rId48" Type="http://schemas.openxmlformats.org/officeDocument/2006/relationships/image" Target="media/image16.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4.png" TargetMode="External"/><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image" Target="media/image15.emf"/><Relationship Id="rId20" Type="http://schemas.openxmlformats.org/officeDocument/2006/relationships/header" Target="header3.xml"/><Relationship Id="rId41" Type="http://schemas.openxmlformats.org/officeDocument/2006/relationships/image" Target="media/image13.emf"/><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file:///\\VBOXSVR\Projets\AKaDo\user_guide\img\akado_installer_panel2.png" TargetMode="External"/><Relationship Id="rId28" Type="http://schemas.openxmlformats.org/officeDocument/2006/relationships/image" Target="file:///\\VBOXSVR\Projets\AKaDo\user_guide\img\akado_installer_panel7.png" TargetMode="External"/><Relationship Id="rId36" Type="http://schemas.openxmlformats.org/officeDocument/2006/relationships/image" Target="media/image11.emf"/><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comments" Target="comments.xml"/><Relationship Id="rId52"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328DA5E1-7F71-4246-B05F-A264184E1BD9}">
  <ds:schemaRefs>
    <ds:schemaRef ds:uri="http://schemas.openxmlformats.org/officeDocument/2006/bibliography"/>
  </ds:schemaRefs>
</ds:datastoreItem>
</file>

<file path=customXml/itemProps4.xml><?xml version="1.0" encoding="utf-8"?>
<ds:datastoreItem xmlns:ds="http://schemas.openxmlformats.org/officeDocument/2006/customXml" ds:itemID="{23618730-BF72-4F20-A469-458029BFA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1406</TotalTime>
  <Pages>36</Pages>
  <Words>3372</Words>
  <Characters>18547</Characters>
  <Application>Microsoft Office Word</Application>
  <DocSecurity>0</DocSecurity>
  <Lines>154</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40</cp:revision>
  <cp:lastPrinted>2016-10-04T12:59:00Z</cp:lastPrinted>
  <dcterms:created xsi:type="dcterms:W3CDTF">2016-04-01T06:14:00Z</dcterms:created>
  <dcterms:modified xsi:type="dcterms:W3CDTF">2016-10-04T13:01:00Z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